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EB183" w14:textId="4EC6B22E" w:rsidR="00C6554A" w:rsidRPr="008B5277" w:rsidRDefault="00965F21"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37AE7AFC" wp14:editId="69402763">
            <wp:extent cx="5998955" cy="3365500"/>
            <wp:effectExtent l="0" t="0" r="1905" b="6350"/>
            <wp:docPr id="1122224192" name="Picture 2" descr="A close-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24192" name="Picture 2" descr="A close-up of a c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05829" cy="3369356"/>
                    </a:xfrm>
                    <a:prstGeom prst="rect">
                      <a:avLst/>
                    </a:prstGeom>
                  </pic:spPr>
                </pic:pic>
              </a:graphicData>
            </a:graphic>
          </wp:inline>
        </w:drawing>
      </w:r>
    </w:p>
    <w:bookmarkEnd w:id="0"/>
    <w:bookmarkEnd w:id="1"/>
    <w:bookmarkEnd w:id="2"/>
    <w:bookmarkEnd w:id="3"/>
    <w:bookmarkEnd w:id="4"/>
    <w:p w14:paraId="01DCA31E" w14:textId="4C07D9AD" w:rsidR="00C6554A" w:rsidRDefault="00965F21" w:rsidP="00A46181">
      <w:pPr>
        <w:pStyle w:val="Title"/>
      </w:pPr>
      <w:r>
        <w:t xml:space="preserve">EV </w:t>
      </w:r>
      <w:r w:rsidRPr="00A46181">
        <w:t>Charging</w:t>
      </w:r>
    </w:p>
    <w:p w14:paraId="086A760A" w14:textId="40E5E666" w:rsidR="00C6554A" w:rsidRPr="00D5413C" w:rsidRDefault="000849C9" w:rsidP="00C6554A">
      <w:pPr>
        <w:pStyle w:val="Subtitle"/>
      </w:pPr>
      <w:r>
        <w:t xml:space="preserve">Fleet monitoring </w:t>
      </w:r>
    </w:p>
    <w:p w14:paraId="7B799AE4" w14:textId="77777777" w:rsidR="00965F21" w:rsidRPr="00965F21" w:rsidRDefault="00965F21" w:rsidP="00965F21">
      <w:pPr>
        <w:pStyle w:val="ContactInfo"/>
      </w:pPr>
      <w:r w:rsidRPr="00965F21">
        <w:t>Amber J Lee, Marie Claire O’Connell, Paul C Vose</w:t>
      </w:r>
    </w:p>
    <w:p w14:paraId="78285AC5" w14:textId="0B39F84D" w:rsidR="00965F21" w:rsidRDefault="00965F21" w:rsidP="00C6554A">
      <w:pPr>
        <w:pStyle w:val="ContactInfo"/>
      </w:pPr>
      <w:r w:rsidRPr="00965F21">
        <w:t xml:space="preserve"> </w:t>
      </w:r>
      <w:r w:rsidR="00C6554A" w:rsidRPr="00965F21">
        <w:t xml:space="preserve"> | </w:t>
      </w:r>
      <w:r w:rsidRPr="00965F21">
        <w:t xml:space="preserve">IMT 575 </w:t>
      </w:r>
      <w:proofErr w:type="gramStart"/>
      <w:r w:rsidRPr="00965F21">
        <w:t>A</w:t>
      </w:r>
      <w:proofErr w:type="gramEnd"/>
      <w:r w:rsidRPr="00965F21">
        <w:t xml:space="preserve"> Au 24: Data Science III: Scaling, Applications, And </w:t>
      </w:r>
      <w:r w:rsidR="00971E3E" w:rsidRPr="00965F21">
        <w:t>Ethics</w:t>
      </w:r>
      <w:r w:rsidR="00971E3E" w:rsidRPr="00965F21">
        <w:rPr>
          <w:sz w:val="40"/>
          <w:szCs w:val="40"/>
        </w:rPr>
        <w:t xml:space="preserve"> </w:t>
      </w:r>
      <w:r w:rsidR="00971E3E" w:rsidRPr="00965F21">
        <w:t>|</w:t>
      </w:r>
      <w:r w:rsidR="00C6554A" w:rsidRPr="00965F21">
        <w:t xml:space="preserve"> </w:t>
      </w:r>
      <w:r w:rsidRPr="00965F21">
        <w:t>11/</w:t>
      </w:r>
      <w:r>
        <w:t>24/2024</w:t>
      </w:r>
    </w:p>
    <w:p w14:paraId="0DFA7AAB" w14:textId="77777777" w:rsidR="00965F21" w:rsidRDefault="00965F21" w:rsidP="00C6554A">
      <w:pPr>
        <w:pStyle w:val="ContactInfo"/>
      </w:pPr>
    </w:p>
    <w:p w14:paraId="124EE514" w14:textId="77777777" w:rsidR="00965F21" w:rsidRDefault="00965F21" w:rsidP="00C6554A">
      <w:pPr>
        <w:pStyle w:val="ContactInfo"/>
      </w:pPr>
    </w:p>
    <w:p w14:paraId="3FEC8EF2" w14:textId="77777777" w:rsidR="00965F21" w:rsidRDefault="00965F21" w:rsidP="00C6554A">
      <w:pPr>
        <w:pStyle w:val="ContactInfo"/>
      </w:pPr>
    </w:p>
    <w:p w14:paraId="0A826B96" w14:textId="77777777" w:rsidR="00965F21" w:rsidRDefault="00965F21" w:rsidP="00C6554A">
      <w:pPr>
        <w:pStyle w:val="ContactInfo"/>
      </w:pPr>
    </w:p>
    <w:p w14:paraId="0F4E4949" w14:textId="77777777" w:rsidR="00965F21" w:rsidRDefault="00965F21" w:rsidP="00C6554A">
      <w:pPr>
        <w:pStyle w:val="ContactInfo"/>
      </w:pPr>
    </w:p>
    <w:p w14:paraId="3C185327" w14:textId="77777777" w:rsidR="00965F21" w:rsidRDefault="00965F21" w:rsidP="00C6554A">
      <w:pPr>
        <w:pStyle w:val="ContactInfo"/>
      </w:pPr>
    </w:p>
    <w:p w14:paraId="4AA95C1F" w14:textId="77777777" w:rsidR="00965F21" w:rsidRDefault="00965F21" w:rsidP="00C6554A">
      <w:pPr>
        <w:pStyle w:val="ContactInfo"/>
      </w:pPr>
    </w:p>
    <w:p w14:paraId="532B6D23" w14:textId="77777777" w:rsidR="00965F21" w:rsidRDefault="00965F21" w:rsidP="00C6554A">
      <w:pPr>
        <w:pStyle w:val="ContactInfo"/>
      </w:pPr>
    </w:p>
    <w:p w14:paraId="50775F04" w14:textId="77777777" w:rsidR="00965F21" w:rsidRDefault="00965F21" w:rsidP="00C6554A">
      <w:pPr>
        <w:pStyle w:val="ContactInfo"/>
      </w:pPr>
    </w:p>
    <w:p w14:paraId="1DC12EBB" w14:textId="77777777" w:rsidR="00965F21" w:rsidRDefault="00965F21" w:rsidP="00C6554A">
      <w:pPr>
        <w:pStyle w:val="ContactInfo"/>
      </w:pPr>
    </w:p>
    <w:p w14:paraId="54D5403A" w14:textId="77777777" w:rsidR="00965F21" w:rsidRDefault="00965F21" w:rsidP="00C6554A">
      <w:pPr>
        <w:pStyle w:val="ContactInfo"/>
      </w:pPr>
    </w:p>
    <w:p w14:paraId="6FB563BF" w14:textId="77777777" w:rsidR="00965F21" w:rsidRDefault="00965F21" w:rsidP="00C6554A">
      <w:pPr>
        <w:pStyle w:val="ContactInfo"/>
      </w:pPr>
    </w:p>
    <w:p w14:paraId="207E11B6" w14:textId="77777777" w:rsidR="00965F21" w:rsidRDefault="00965F21" w:rsidP="00C6554A">
      <w:pPr>
        <w:pStyle w:val="ContactInfo"/>
      </w:pPr>
    </w:p>
    <w:p w14:paraId="30015A88" w14:textId="77777777" w:rsidR="00965F21" w:rsidRDefault="00965F21" w:rsidP="00C6554A">
      <w:pPr>
        <w:pStyle w:val="ContactInfo"/>
      </w:pPr>
    </w:p>
    <w:p w14:paraId="3C3E321E" w14:textId="77777777" w:rsidR="00965F21" w:rsidRDefault="00965F21" w:rsidP="00C6554A">
      <w:pPr>
        <w:pStyle w:val="ContactInfo"/>
      </w:pPr>
    </w:p>
    <w:p w14:paraId="629CA1E7" w14:textId="4560BCC8" w:rsidR="00AF1383" w:rsidRDefault="00AF1383" w:rsidP="00AF1383">
      <w:pPr>
        <w:pStyle w:val="Heading1"/>
        <w:rPr>
          <w:ins w:id="5" w:author="Marie C O'Connell" w:date="2024-11-22T23:45:00Z" w16du:dateUtc="2024-11-23T07:45:00Z"/>
        </w:rPr>
      </w:pPr>
      <w:bookmarkStart w:id="6" w:name="_Toc183371486"/>
      <w:r>
        <w:lastRenderedPageBreak/>
        <w:t>Table of Contents</w:t>
      </w:r>
      <w:bookmarkEnd w:id="6"/>
    </w:p>
    <w:sdt>
      <w:sdtPr>
        <w:rPr>
          <w:rFonts w:eastAsiaTheme="minorEastAsia"/>
        </w:rPr>
        <w:id w:val="-615439649"/>
        <w:docPartObj>
          <w:docPartGallery w:val="Table of Contents"/>
          <w:docPartUnique/>
        </w:docPartObj>
      </w:sdtPr>
      <w:sdtEndPr>
        <w:rPr>
          <w:b/>
          <w:bCs/>
        </w:rPr>
      </w:sdtEndPr>
      <w:sdtContent>
        <w:p w14:paraId="78E8FE01" w14:textId="683FDEE4" w:rsidR="00806B52" w:rsidRDefault="00965F21">
          <w:pPr>
            <w:pStyle w:val="TOC1"/>
            <w:tabs>
              <w:tab w:val="right" w:leader="dot" w:pos="8630"/>
            </w:tabs>
            <w:rPr>
              <w:rFonts w:eastAsiaTheme="minorEastAsia"/>
              <w:noProof/>
              <w:color w:val="auto"/>
              <w:kern w:val="2"/>
              <w:sz w:val="24"/>
              <w:szCs w:val="24"/>
              <w14:ligatures w14:val="standardContextual"/>
            </w:rPr>
          </w:pPr>
          <w:r>
            <w:fldChar w:fldCharType="begin"/>
          </w:r>
          <w:r>
            <w:instrText xml:space="preserve"> TOC \o "1-3" \h \z \u </w:instrText>
          </w:r>
          <w:r>
            <w:fldChar w:fldCharType="separate"/>
          </w:r>
          <w:hyperlink w:anchor="_Toc183371487" w:history="1">
            <w:r w:rsidR="00806B52" w:rsidRPr="00867CEB">
              <w:rPr>
                <w:rStyle w:val="Hyperlink"/>
                <w:noProof/>
              </w:rPr>
              <w:t>Executive Summary</w:t>
            </w:r>
            <w:r w:rsidR="00806B52">
              <w:rPr>
                <w:noProof/>
                <w:webHidden/>
              </w:rPr>
              <w:tab/>
            </w:r>
            <w:r w:rsidR="00806B52">
              <w:rPr>
                <w:noProof/>
                <w:webHidden/>
              </w:rPr>
              <w:fldChar w:fldCharType="begin"/>
            </w:r>
            <w:r w:rsidR="00806B52">
              <w:rPr>
                <w:noProof/>
                <w:webHidden/>
              </w:rPr>
              <w:instrText xml:space="preserve"> PAGEREF _Toc183371487 \h </w:instrText>
            </w:r>
            <w:r w:rsidR="00806B52">
              <w:rPr>
                <w:noProof/>
                <w:webHidden/>
              </w:rPr>
            </w:r>
            <w:r w:rsidR="00806B52">
              <w:rPr>
                <w:noProof/>
                <w:webHidden/>
              </w:rPr>
              <w:fldChar w:fldCharType="separate"/>
            </w:r>
            <w:r w:rsidR="00806B52">
              <w:rPr>
                <w:noProof/>
                <w:webHidden/>
              </w:rPr>
              <w:t>2</w:t>
            </w:r>
            <w:r w:rsidR="00806B52">
              <w:rPr>
                <w:noProof/>
                <w:webHidden/>
              </w:rPr>
              <w:fldChar w:fldCharType="end"/>
            </w:r>
          </w:hyperlink>
        </w:p>
        <w:p w14:paraId="1D6551E5" w14:textId="6052A3E8" w:rsidR="00806B52" w:rsidRDefault="00806B52">
          <w:pPr>
            <w:pStyle w:val="TOC1"/>
            <w:tabs>
              <w:tab w:val="right" w:leader="dot" w:pos="8630"/>
            </w:tabs>
            <w:rPr>
              <w:rFonts w:eastAsiaTheme="minorEastAsia"/>
              <w:noProof/>
              <w:color w:val="auto"/>
              <w:kern w:val="2"/>
              <w:sz w:val="24"/>
              <w:szCs w:val="24"/>
              <w14:ligatures w14:val="standardContextual"/>
            </w:rPr>
          </w:pPr>
          <w:hyperlink w:anchor="_Toc183371488" w:history="1">
            <w:r w:rsidRPr="00867CEB">
              <w:rPr>
                <w:rStyle w:val="Hyperlink"/>
                <w:noProof/>
              </w:rPr>
              <w:t>Introduction</w:t>
            </w:r>
            <w:r>
              <w:rPr>
                <w:noProof/>
                <w:webHidden/>
              </w:rPr>
              <w:tab/>
            </w:r>
            <w:r>
              <w:rPr>
                <w:noProof/>
                <w:webHidden/>
              </w:rPr>
              <w:fldChar w:fldCharType="begin"/>
            </w:r>
            <w:r>
              <w:rPr>
                <w:noProof/>
                <w:webHidden/>
              </w:rPr>
              <w:instrText xml:space="preserve"> PAGEREF _Toc183371488 \h </w:instrText>
            </w:r>
            <w:r>
              <w:rPr>
                <w:noProof/>
                <w:webHidden/>
              </w:rPr>
            </w:r>
            <w:r>
              <w:rPr>
                <w:noProof/>
                <w:webHidden/>
              </w:rPr>
              <w:fldChar w:fldCharType="separate"/>
            </w:r>
            <w:r>
              <w:rPr>
                <w:noProof/>
                <w:webHidden/>
              </w:rPr>
              <w:t>2</w:t>
            </w:r>
            <w:r>
              <w:rPr>
                <w:noProof/>
                <w:webHidden/>
              </w:rPr>
              <w:fldChar w:fldCharType="end"/>
            </w:r>
          </w:hyperlink>
        </w:p>
        <w:p w14:paraId="53037676" w14:textId="4E66A849" w:rsidR="00806B52" w:rsidRDefault="00806B52">
          <w:pPr>
            <w:pStyle w:val="TOC1"/>
            <w:tabs>
              <w:tab w:val="right" w:leader="dot" w:pos="8630"/>
            </w:tabs>
            <w:rPr>
              <w:rFonts w:eastAsiaTheme="minorEastAsia"/>
              <w:noProof/>
              <w:color w:val="auto"/>
              <w:kern w:val="2"/>
              <w:sz w:val="24"/>
              <w:szCs w:val="24"/>
              <w14:ligatures w14:val="standardContextual"/>
            </w:rPr>
          </w:pPr>
          <w:hyperlink w:anchor="_Toc183371489" w:history="1">
            <w:r w:rsidRPr="00867CEB">
              <w:rPr>
                <w:rStyle w:val="Hyperlink"/>
                <w:noProof/>
              </w:rPr>
              <w:t>Machine Learning Models</w:t>
            </w:r>
            <w:r>
              <w:rPr>
                <w:noProof/>
                <w:webHidden/>
              </w:rPr>
              <w:tab/>
            </w:r>
            <w:r>
              <w:rPr>
                <w:noProof/>
                <w:webHidden/>
              </w:rPr>
              <w:fldChar w:fldCharType="begin"/>
            </w:r>
            <w:r>
              <w:rPr>
                <w:noProof/>
                <w:webHidden/>
              </w:rPr>
              <w:instrText xml:space="preserve"> PAGEREF _Toc183371489 \h </w:instrText>
            </w:r>
            <w:r>
              <w:rPr>
                <w:noProof/>
                <w:webHidden/>
              </w:rPr>
            </w:r>
            <w:r>
              <w:rPr>
                <w:noProof/>
                <w:webHidden/>
              </w:rPr>
              <w:fldChar w:fldCharType="separate"/>
            </w:r>
            <w:r>
              <w:rPr>
                <w:noProof/>
                <w:webHidden/>
              </w:rPr>
              <w:t>3</w:t>
            </w:r>
            <w:r>
              <w:rPr>
                <w:noProof/>
                <w:webHidden/>
              </w:rPr>
              <w:fldChar w:fldCharType="end"/>
            </w:r>
          </w:hyperlink>
        </w:p>
        <w:p w14:paraId="46E47684" w14:textId="2B4E85BE" w:rsidR="00806B52" w:rsidRDefault="00806B52">
          <w:pPr>
            <w:pStyle w:val="TOC1"/>
            <w:tabs>
              <w:tab w:val="right" w:leader="dot" w:pos="8630"/>
            </w:tabs>
            <w:rPr>
              <w:rFonts w:eastAsiaTheme="minorEastAsia"/>
              <w:noProof/>
              <w:color w:val="auto"/>
              <w:kern w:val="2"/>
              <w:sz w:val="24"/>
              <w:szCs w:val="24"/>
              <w14:ligatures w14:val="standardContextual"/>
            </w:rPr>
          </w:pPr>
          <w:hyperlink w:anchor="_Toc183371490" w:history="1">
            <w:r w:rsidRPr="00867CEB">
              <w:rPr>
                <w:rStyle w:val="Hyperlink"/>
                <w:noProof/>
              </w:rPr>
              <w:t>Deep Learning Models</w:t>
            </w:r>
            <w:r>
              <w:rPr>
                <w:noProof/>
                <w:webHidden/>
              </w:rPr>
              <w:tab/>
            </w:r>
            <w:r>
              <w:rPr>
                <w:noProof/>
                <w:webHidden/>
              </w:rPr>
              <w:fldChar w:fldCharType="begin"/>
            </w:r>
            <w:r>
              <w:rPr>
                <w:noProof/>
                <w:webHidden/>
              </w:rPr>
              <w:instrText xml:space="preserve"> PAGEREF _Toc183371490 \h </w:instrText>
            </w:r>
            <w:r>
              <w:rPr>
                <w:noProof/>
                <w:webHidden/>
              </w:rPr>
            </w:r>
            <w:r>
              <w:rPr>
                <w:noProof/>
                <w:webHidden/>
              </w:rPr>
              <w:fldChar w:fldCharType="separate"/>
            </w:r>
            <w:r>
              <w:rPr>
                <w:noProof/>
                <w:webHidden/>
              </w:rPr>
              <w:t>5</w:t>
            </w:r>
            <w:r>
              <w:rPr>
                <w:noProof/>
                <w:webHidden/>
              </w:rPr>
              <w:fldChar w:fldCharType="end"/>
            </w:r>
          </w:hyperlink>
        </w:p>
        <w:p w14:paraId="45A38423" w14:textId="4C79A662" w:rsidR="00806B52" w:rsidRDefault="00806B52">
          <w:pPr>
            <w:pStyle w:val="TOC2"/>
            <w:tabs>
              <w:tab w:val="right" w:leader="dot" w:pos="8630"/>
            </w:tabs>
            <w:rPr>
              <w:rFonts w:eastAsiaTheme="minorEastAsia"/>
              <w:noProof/>
              <w:color w:val="auto"/>
              <w:kern w:val="2"/>
              <w:sz w:val="24"/>
              <w:szCs w:val="24"/>
              <w14:ligatures w14:val="standardContextual"/>
            </w:rPr>
          </w:pPr>
          <w:hyperlink w:anchor="_Toc183371491" w:history="1">
            <w:r w:rsidRPr="00867CEB">
              <w:rPr>
                <w:rStyle w:val="Hyperlink"/>
                <w:noProof/>
              </w:rPr>
              <w:t>Initial Iteration of FCNN with basic hyperparameter tuning</w:t>
            </w:r>
            <w:r>
              <w:rPr>
                <w:noProof/>
                <w:webHidden/>
              </w:rPr>
              <w:tab/>
            </w:r>
            <w:r>
              <w:rPr>
                <w:noProof/>
                <w:webHidden/>
              </w:rPr>
              <w:fldChar w:fldCharType="begin"/>
            </w:r>
            <w:r>
              <w:rPr>
                <w:noProof/>
                <w:webHidden/>
              </w:rPr>
              <w:instrText xml:space="preserve"> PAGEREF _Toc183371491 \h </w:instrText>
            </w:r>
            <w:r>
              <w:rPr>
                <w:noProof/>
                <w:webHidden/>
              </w:rPr>
            </w:r>
            <w:r>
              <w:rPr>
                <w:noProof/>
                <w:webHidden/>
              </w:rPr>
              <w:fldChar w:fldCharType="separate"/>
            </w:r>
            <w:r>
              <w:rPr>
                <w:noProof/>
                <w:webHidden/>
              </w:rPr>
              <w:t>6</w:t>
            </w:r>
            <w:r>
              <w:rPr>
                <w:noProof/>
                <w:webHidden/>
              </w:rPr>
              <w:fldChar w:fldCharType="end"/>
            </w:r>
          </w:hyperlink>
        </w:p>
        <w:p w14:paraId="2D1118EB" w14:textId="400FD584" w:rsidR="00806B52" w:rsidRDefault="00806B52">
          <w:pPr>
            <w:pStyle w:val="TOC2"/>
            <w:tabs>
              <w:tab w:val="right" w:leader="dot" w:pos="8630"/>
            </w:tabs>
            <w:rPr>
              <w:rFonts w:eastAsiaTheme="minorEastAsia"/>
              <w:noProof/>
              <w:color w:val="auto"/>
              <w:kern w:val="2"/>
              <w:sz w:val="24"/>
              <w:szCs w:val="24"/>
              <w14:ligatures w14:val="standardContextual"/>
            </w:rPr>
          </w:pPr>
          <w:hyperlink w:anchor="_Toc183371492" w:history="1">
            <w:r w:rsidRPr="00867CEB">
              <w:rPr>
                <w:rStyle w:val="Hyperlink"/>
                <w:noProof/>
              </w:rPr>
              <w:t>Second iteration of fcnn with hyperparameter tuning</w:t>
            </w:r>
            <w:r>
              <w:rPr>
                <w:noProof/>
                <w:webHidden/>
              </w:rPr>
              <w:tab/>
            </w:r>
            <w:r>
              <w:rPr>
                <w:noProof/>
                <w:webHidden/>
              </w:rPr>
              <w:fldChar w:fldCharType="begin"/>
            </w:r>
            <w:r>
              <w:rPr>
                <w:noProof/>
                <w:webHidden/>
              </w:rPr>
              <w:instrText xml:space="preserve"> PAGEREF _Toc183371492 \h </w:instrText>
            </w:r>
            <w:r>
              <w:rPr>
                <w:noProof/>
                <w:webHidden/>
              </w:rPr>
            </w:r>
            <w:r>
              <w:rPr>
                <w:noProof/>
                <w:webHidden/>
              </w:rPr>
              <w:fldChar w:fldCharType="separate"/>
            </w:r>
            <w:r>
              <w:rPr>
                <w:noProof/>
                <w:webHidden/>
              </w:rPr>
              <w:t>9</w:t>
            </w:r>
            <w:r>
              <w:rPr>
                <w:noProof/>
                <w:webHidden/>
              </w:rPr>
              <w:fldChar w:fldCharType="end"/>
            </w:r>
          </w:hyperlink>
        </w:p>
        <w:p w14:paraId="03F5BFEC" w14:textId="34A98248" w:rsidR="00806B52" w:rsidRDefault="00806B52">
          <w:pPr>
            <w:pStyle w:val="TOC2"/>
            <w:tabs>
              <w:tab w:val="right" w:leader="dot" w:pos="8630"/>
            </w:tabs>
            <w:rPr>
              <w:rFonts w:eastAsiaTheme="minorEastAsia"/>
              <w:noProof/>
              <w:color w:val="auto"/>
              <w:kern w:val="2"/>
              <w:sz w:val="24"/>
              <w:szCs w:val="24"/>
              <w14:ligatures w14:val="standardContextual"/>
            </w:rPr>
          </w:pPr>
          <w:hyperlink w:anchor="_Toc183371493" w:history="1">
            <w:r w:rsidRPr="00867CEB">
              <w:rPr>
                <w:rStyle w:val="Hyperlink"/>
                <w:noProof/>
              </w:rPr>
              <w:t>third iteration of fcnn with additional hyperparameter tuning</w:t>
            </w:r>
            <w:r>
              <w:rPr>
                <w:noProof/>
                <w:webHidden/>
              </w:rPr>
              <w:tab/>
            </w:r>
            <w:r>
              <w:rPr>
                <w:noProof/>
                <w:webHidden/>
              </w:rPr>
              <w:fldChar w:fldCharType="begin"/>
            </w:r>
            <w:r>
              <w:rPr>
                <w:noProof/>
                <w:webHidden/>
              </w:rPr>
              <w:instrText xml:space="preserve"> PAGEREF _Toc183371493 \h </w:instrText>
            </w:r>
            <w:r>
              <w:rPr>
                <w:noProof/>
                <w:webHidden/>
              </w:rPr>
            </w:r>
            <w:r>
              <w:rPr>
                <w:noProof/>
                <w:webHidden/>
              </w:rPr>
              <w:fldChar w:fldCharType="separate"/>
            </w:r>
            <w:r>
              <w:rPr>
                <w:noProof/>
                <w:webHidden/>
              </w:rPr>
              <w:t>13</w:t>
            </w:r>
            <w:r>
              <w:rPr>
                <w:noProof/>
                <w:webHidden/>
              </w:rPr>
              <w:fldChar w:fldCharType="end"/>
            </w:r>
          </w:hyperlink>
        </w:p>
        <w:p w14:paraId="05D07E54" w14:textId="711D9088" w:rsidR="00806B52" w:rsidRDefault="00806B52">
          <w:pPr>
            <w:pStyle w:val="TOC1"/>
            <w:tabs>
              <w:tab w:val="right" w:leader="dot" w:pos="8630"/>
            </w:tabs>
            <w:rPr>
              <w:rFonts w:eastAsiaTheme="minorEastAsia"/>
              <w:noProof/>
              <w:color w:val="auto"/>
              <w:kern w:val="2"/>
              <w:sz w:val="24"/>
              <w:szCs w:val="24"/>
              <w14:ligatures w14:val="standardContextual"/>
            </w:rPr>
          </w:pPr>
          <w:hyperlink w:anchor="_Toc183371494" w:history="1">
            <w:r w:rsidRPr="00867CEB">
              <w:rPr>
                <w:rStyle w:val="Hyperlink"/>
                <w:noProof/>
              </w:rPr>
              <w:t>Conclusion</w:t>
            </w:r>
            <w:r>
              <w:rPr>
                <w:noProof/>
                <w:webHidden/>
              </w:rPr>
              <w:tab/>
            </w:r>
            <w:r>
              <w:rPr>
                <w:noProof/>
                <w:webHidden/>
              </w:rPr>
              <w:fldChar w:fldCharType="begin"/>
            </w:r>
            <w:r>
              <w:rPr>
                <w:noProof/>
                <w:webHidden/>
              </w:rPr>
              <w:instrText xml:space="preserve"> PAGEREF _Toc183371494 \h </w:instrText>
            </w:r>
            <w:r>
              <w:rPr>
                <w:noProof/>
                <w:webHidden/>
              </w:rPr>
            </w:r>
            <w:r>
              <w:rPr>
                <w:noProof/>
                <w:webHidden/>
              </w:rPr>
              <w:fldChar w:fldCharType="separate"/>
            </w:r>
            <w:r>
              <w:rPr>
                <w:noProof/>
                <w:webHidden/>
              </w:rPr>
              <w:t>18</w:t>
            </w:r>
            <w:r>
              <w:rPr>
                <w:noProof/>
                <w:webHidden/>
              </w:rPr>
              <w:fldChar w:fldCharType="end"/>
            </w:r>
          </w:hyperlink>
        </w:p>
        <w:p w14:paraId="2A8B1BD5" w14:textId="7A6AAADE" w:rsidR="00806B52" w:rsidRDefault="00806B52">
          <w:pPr>
            <w:pStyle w:val="TOC1"/>
            <w:tabs>
              <w:tab w:val="right" w:leader="dot" w:pos="8630"/>
            </w:tabs>
            <w:rPr>
              <w:rFonts w:eastAsiaTheme="minorEastAsia"/>
              <w:noProof/>
              <w:color w:val="auto"/>
              <w:kern w:val="2"/>
              <w:sz w:val="24"/>
              <w:szCs w:val="24"/>
              <w14:ligatures w14:val="standardContextual"/>
            </w:rPr>
          </w:pPr>
          <w:hyperlink w:anchor="_Toc183371495" w:history="1">
            <w:r w:rsidRPr="00867CEB">
              <w:rPr>
                <w:rStyle w:val="Hyperlink"/>
                <w:noProof/>
              </w:rPr>
              <w:t>Bibliography</w:t>
            </w:r>
            <w:r>
              <w:rPr>
                <w:noProof/>
                <w:webHidden/>
              </w:rPr>
              <w:tab/>
            </w:r>
            <w:r>
              <w:rPr>
                <w:noProof/>
                <w:webHidden/>
              </w:rPr>
              <w:fldChar w:fldCharType="begin"/>
            </w:r>
            <w:r>
              <w:rPr>
                <w:noProof/>
                <w:webHidden/>
              </w:rPr>
              <w:instrText xml:space="preserve"> PAGEREF _Toc183371495 \h </w:instrText>
            </w:r>
            <w:r>
              <w:rPr>
                <w:noProof/>
                <w:webHidden/>
              </w:rPr>
            </w:r>
            <w:r>
              <w:rPr>
                <w:noProof/>
                <w:webHidden/>
              </w:rPr>
              <w:fldChar w:fldCharType="separate"/>
            </w:r>
            <w:r>
              <w:rPr>
                <w:noProof/>
                <w:webHidden/>
              </w:rPr>
              <w:t>18</w:t>
            </w:r>
            <w:r>
              <w:rPr>
                <w:noProof/>
                <w:webHidden/>
              </w:rPr>
              <w:fldChar w:fldCharType="end"/>
            </w:r>
          </w:hyperlink>
        </w:p>
        <w:p w14:paraId="406AFBCF" w14:textId="35B78083" w:rsidR="00965F21" w:rsidRDefault="00965F21">
          <w:r>
            <w:rPr>
              <w:b/>
              <w:bCs/>
              <w:noProof/>
            </w:rPr>
            <w:fldChar w:fldCharType="end"/>
          </w:r>
        </w:p>
      </w:sdtContent>
    </w:sdt>
    <w:p w14:paraId="773F23B1" w14:textId="3915885C" w:rsidR="00C6554A" w:rsidRDefault="00C6554A" w:rsidP="00C6554A">
      <w:pPr>
        <w:pStyle w:val="ContactInfo"/>
      </w:pPr>
      <w:r>
        <w:br w:type="page"/>
      </w:r>
    </w:p>
    <w:p w14:paraId="5F117A8D" w14:textId="2D30926C" w:rsidR="00965F21" w:rsidRDefault="000849C9" w:rsidP="000D2093">
      <w:pPr>
        <w:pStyle w:val="Heading1"/>
        <w:rPr>
          <w:ins w:id="7" w:author="Marie C O'Connell" w:date="2024-11-22T23:45:00Z" w16du:dateUtc="2024-11-23T07:45:00Z"/>
        </w:rPr>
      </w:pPr>
      <w:bookmarkStart w:id="8" w:name="_Toc183371487"/>
      <w:r>
        <w:lastRenderedPageBreak/>
        <w:t>Executive Summary</w:t>
      </w:r>
      <w:bookmarkEnd w:id="8"/>
    </w:p>
    <w:p w14:paraId="64814E01" w14:textId="0E20E53A" w:rsidR="00375B24" w:rsidRPr="00375B24" w:rsidRDefault="5E8AFCA8" w:rsidP="19EFBEA5">
      <w:r>
        <w:t xml:space="preserve">By using a publicly </w:t>
      </w:r>
      <w:r w:rsidR="008662C1">
        <w:t>accessible</w:t>
      </w:r>
      <w:r>
        <w:t xml:space="preserve"> dataset that </w:t>
      </w:r>
      <w:r w:rsidR="5AE44074">
        <w:t xml:space="preserve">specifies various features about Electric Vehicles that was recorded by onboard data loggers, we created various models that can be used to provide predictions to </w:t>
      </w:r>
      <w:r w:rsidR="070A3212">
        <w:t xml:space="preserve">help optimize EV </w:t>
      </w:r>
      <w:r w:rsidR="002F49DA">
        <w:t>usage</w:t>
      </w:r>
      <w:r w:rsidR="1367682F">
        <w:t xml:space="preserve"> and educate </w:t>
      </w:r>
      <w:r w:rsidR="002F49DA">
        <w:t xml:space="preserve">users </w:t>
      </w:r>
      <w:r w:rsidR="1367682F">
        <w:t xml:space="preserve">on </w:t>
      </w:r>
      <w:r w:rsidR="070A3212">
        <w:t xml:space="preserve">how much electricity </w:t>
      </w:r>
      <w:r w:rsidR="1367682F">
        <w:t xml:space="preserve">their </w:t>
      </w:r>
      <w:r w:rsidR="070A3212">
        <w:t>EV</w:t>
      </w:r>
      <w:r w:rsidR="1367682F">
        <w:t xml:space="preserve"> can use</w:t>
      </w:r>
      <w:r w:rsidR="5C460E76">
        <w:t>.</w:t>
      </w:r>
      <w:r w:rsidR="070A3212">
        <w:t xml:space="preserve"> Specifically,</w:t>
      </w:r>
      <w:r w:rsidR="1585DF2E">
        <w:t xml:space="preserve"> we will use various features such as </w:t>
      </w:r>
      <w:r w:rsidR="48D30B4B">
        <w:t xml:space="preserve">total distance driven, driving time and </w:t>
      </w:r>
      <w:r w:rsidR="79CDD948">
        <w:t xml:space="preserve">others </w:t>
      </w:r>
      <w:r w:rsidR="00052290">
        <w:t xml:space="preserve">to train </w:t>
      </w:r>
      <w:r w:rsidR="79CDD948">
        <w:t>machine learning models</w:t>
      </w:r>
      <w:r w:rsidR="48D30B4B">
        <w:t xml:space="preserve"> to </w:t>
      </w:r>
      <w:r w:rsidR="79CDD948">
        <w:t xml:space="preserve">predict </w:t>
      </w:r>
      <w:r w:rsidR="713EF413">
        <w:t>R</w:t>
      </w:r>
      <w:r w:rsidR="00F81711">
        <w:t>egenerated</w:t>
      </w:r>
      <w:r w:rsidR="79CDD948">
        <w:t xml:space="preserve"> </w:t>
      </w:r>
      <w:r w:rsidR="04C11858">
        <w:t>E</w:t>
      </w:r>
      <w:r w:rsidR="79CDD948">
        <w:t xml:space="preserve">nergy to </w:t>
      </w:r>
      <w:r w:rsidR="45A70ACE">
        <w:t>assist</w:t>
      </w:r>
      <w:r w:rsidR="79CDD948">
        <w:t xml:space="preserve"> EV users on how to optimize charging for their Electric Vehicles. </w:t>
      </w:r>
      <w:r w:rsidR="0024527B">
        <w:t>A</w:t>
      </w:r>
      <w:r w:rsidR="75C871E0">
        <w:t xml:space="preserve"> Linear Regression model and a Gradient Boosting Regression </w:t>
      </w:r>
      <w:r w:rsidR="0024527B">
        <w:t>model were created</w:t>
      </w:r>
      <w:r w:rsidR="75C871E0">
        <w:t xml:space="preserve"> to predict </w:t>
      </w:r>
      <w:r w:rsidR="39274351">
        <w:t>this feature</w:t>
      </w:r>
      <w:r w:rsidR="0024527B">
        <w:t>, and b</w:t>
      </w:r>
      <w:r w:rsidR="432C1445">
        <w:t xml:space="preserve">oth models proved effective in </w:t>
      </w:r>
      <w:r w:rsidR="1BD4BDC0">
        <w:t xml:space="preserve">their </w:t>
      </w:r>
      <w:r w:rsidR="432C1445">
        <w:t>predict</w:t>
      </w:r>
      <w:r w:rsidR="314AF021">
        <w:t>ions</w:t>
      </w:r>
      <w:r w:rsidR="432C1445">
        <w:t xml:space="preserve">. </w:t>
      </w:r>
      <w:r w:rsidR="79CDD948">
        <w:t xml:space="preserve">Additionally, </w:t>
      </w:r>
      <w:r w:rsidR="4857E028">
        <w:t xml:space="preserve">we were also curious if we could use similar features to predict how much electricity </w:t>
      </w:r>
      <w:r w:rsidR="0024527B">
        <w:t>an</w:t>
      </w:r>
      <w:r w:rsidR="4857E028">
        <w:t xml:space="preserve"> Electric Vehicle would use. We</w:t>
      </w:r>
      <w:r w:rsidR="35D465F2">
        <w:t xml:space="preserve"> </w:t>
      </w:r>
      <w:r w:rsidR="618DFA66">
        <w:t>opted</w:t>
      </w:r>
      <w:r w:rsidR="35D465F2">
        <w:t xml:space="preserve"> to train </w:t>
      </w:r>
      <w:r w:rsidR="0024527B">
        <w:t>a Random Forest</w:t>
      </w:r>
      <w:r w:rsidR="0C52F8EB">
        <w:t xml:space="preserve"> Regression </w:t>
      </w:r>
      <w:r w:rsidR="0024527B">
        <w:t>model</w:t>
      </w:r>
      <w:r w:rsidR="0C52F8EB">
        <w:t xml:space="preserve"> and </w:t>
      </w:r>
      <w:r w:rsidR="0024527B">
        <w:t>a</w:t>
      </w:r>
      <w:r w:rsidR="35D465F2">
        <w:t xml:space="preserve"> Fully Connected Neural Network</w:t>
      </w:r>
      <w:r w:rsidR="0024527B">
        <w:t xml:space="preserve"> </w:t>
      </w:r>
      <w:r w:rsidR="35D465F2">
        <w:t xml:space="preserve">(FCNN) </w:t>
      </w:r>
      <w:r w:rsidR="06E37B6F">
        <w:t>to predict the Total Energy Consumed (kWh) by an Electric Vehicle.</w:t>
      </w:r>
      <w:r w:rsidR="6A858EC8">
        <w:t xml:space="preserve"> </w:t>
      </w:r>
      <w:r w:rsidR="113EE668">
        <w:t>O</w:t>
      </w:r>
      <w:r w:rsidR="6A858EC8">
        <w:t>ur first FCNN model</w:t>
      </w:r>
      <w:r w:rsidR="51B28620">
        <w:t xml:space="preserve"> had very little hyperparameter tuning and served as proof of concept that an FCNN model would </w:t>
      </w:r>
      <w:r w:rsidR="197D662D">
        <w:t xml:space="preserve">be </w:t>
      </w:r>
      <w:r w:rsidR="51B28620">
        <w:t xml:space="preserve">effective in predicting the target variable. After this model was shown to be </w:t>
      </w:r>
      <w:r w:rsidR="58972492">
        <w:t xml:space="preserve">effective, we created </w:t>
      </w:r>
      <w:r w:rsidR="001A1B77">
        <w:t>two additional</w:t>
      </w:r>
      <w:r w:rsidR="58972492">
        <w:t xml:space="preserve"> model</w:t>
      </w:r>
      <w:r w:rsidR="001A1B77">
        <w:t>s</w:t>
      </w:r>
      <w:r w:rsidR="58972492">
        <w:t xml:space="preserve"> with</w:t>
      </w:r>
      <w:r w:rsidR="001A1B77">
        <w:t xml:space="preserve"> additional</w:t>
      </w:r>
      <w:r w:rsidR="58972492">
        <w:t xml:space="preserve"> hyperparameter</w:t>
      </w:r>
      <w:r w:rsidR="001A1B77">
        <w:t xml:space="preserve"> tuning</w:t>
      </w:r>
      <w:r w:rsidR="58972492">
        <w:t xml:space="preserve"> </w:t>
      </w:r>
      <w:r w:rsidR="001A1B77">
        <w:t>to</w:t>
      </w:r>
      <w:r w:rsidR="58972492">
        <w:t xml:space="preserve"> increase its </w:t>
      </w:r>
      <w:r w:rsidR="073682F7">
        <w:t>capability</w:t>
      </w:r>
      <w:r w:rsidR="58972492">
        <w:t>.</w:t>
      </w:r>
      <w:r w:rsidR="6A858EC8">
        <w:t xml:space="preserve"> </w:t>
      </w:r>
      <w:r w:rsidR="6F4A562F">
        <w:t xml:space="preserve">We were able to show that by further tuning the hyperparameters for the FCNN, we were able to </w:t>
      </w:r>
      <w:r w:rsidR="72E71524">
        <w:t>literately reduce</w:t>
      </w:r>
      <w:r w:rsidR="6F4A562F">
        <w:t xml:space="preserve"> error</w:t>
      </w:r>
      <w:r w:rsidR="72E71524">
        <w:t xml:space="preserve"> via the mean absolute error (MAE) metric</w:t>
      </w:r>
      <w:r w:rsidR="6F4A562F">
        <w:t xml:space="preserve">. </w:t>
      </w:r>
      <w:r w:rsidR="1F00741E">
        <w:t>Of the three FCCN models that were made, each model produced a lower MAE than the previous one</w:t>
      </w:r>
      <w:r w:rsidR="782BFEC9">
        <w:t>.</w:t>
      </w:r>
      <w:r w:rsidR="2A288C88">
        <w:t xml:space="preserve"> </w:t>
      </w:r>
      <w:r w:rsidR="101456A9">
        <w:t>Lastly, the Random Forest Regression was also shown to provide useful predictions for Total Energy Consumed (kWh)</w:t>
      </w:r>
      <w:r w:rsidR="6D2BCED4">
        <w:t>.</w:t>
      </w:r>
      <w:r w:rsidR="101456A9">
        <w:t xml:space="preserve"> </w:t>
      </w:r>
      <w:r w:rsidR="2A288C88">
        <w:t xml:space="preserve">The potential we envision </w:t>
      </w:r>
      <w:r w:rsidR="1AD78D44">
        <w:t xml:space="preserve">for these models is </w:t>
      </w:r>
      <w:r w:rsidR="38940034">
        <w:t>twofold</w:t>
      </w:r>
      <w:r w:rsidR="1AD78D44">
        <w:t xml:space="preserve">. Firstly, they can enhance </w:t>
      </w:r>
      <w:r w:rsidR="0412BBFD">
        <w:t>B</w:t>
      </w:r>
      <w:r w:rsidR="1AD78D44">
        <w:t xml:space="preserve">attery </w:t>
      </w:r>
      <w:r w:rsidR="194D8B32">
        <w:t>M</w:t>
      </w:r>
      <w:r w:rsidR="1AD78D44">
        <w:t xml:space="preserve">anagement by estimating energy </w:t>
      </w:r>
      <w:r w:rsidR="5B1FC29A">
        <w:t>consumption</w:t>
      </w:r>
      <w:r w:rsidR="1AD78D44">
        <w:t xml:space="preserve">, </w:t>
      </w:r>
      <w:r w:rsidR="27013487">
        <w:t>predicting</w:t>
      </w:r>
      <w:r w:rsidR="1AD78D44">
        <w:t xml:space="preserve"> </w:t>
      </w:r>
      <w:r w:rsidR="7EE4CCEC">
        <w:t>remaining</w:t>
      </w:r>
      <w:r w:rsidR="1AD78D44">
        <w:t xml:space="preserve"> battery life and ensuring more </w:t>
      </w:r>
      <w:r w:rsidR="78AF916E">
        <w:t>efficient</w:t>
      </w:r>
      <w:r w:rsidR="1AD78D44">
        <w:t xml:space="preserve"> battery </w:t>
      </w:r>
      <w:r w:rsidR="3855A4C6">
        <w:t>usage</w:t>
      </w:r>
      <w:r w:rsidR="1AD78D44">
        <w:t xml:space="preserve">. Lastly, </w:t>
      </w:r>
      <w:r w:rsidR="1BC5035F">
        <w:t>they can optimize Electric Vehicle use by providing insights into driving strategies that minimize energy consumption, such as recommending optimal speeds, acceleration profiles, and other driving behaviors.</w:t>
      </w:r>
    </w:p>
    <w:p w14:paraId="161FF0D9" w14:textId="3B4320FB" w:rsidR="001453F3" w:rsidRDefault="001453F3" w:rsidP="002666C1">
      <w:pPr>
        <w:pStyle w:val="Heading1"/>
      </w:pPr>
      <w:bookmarkStart w:id="9" w:name="_Toc183371488"/>
      <w:r>
        <w:t>Introduction</w:t>
      </w:r>
      <w:bookmarkEnd w:id="9"/>
    </w:p>
    <w:p w14:paraId="205516CB" w14:textId="4FC02F59" w:rsidR="00375B24" w:rsidRDefault="00B82E31">
      <w:r w:rsidRPr="00B82E31">
        <w:t xml:space="preserve">The data used in this analysis was obtained from the </w:t>
      </w:r>
      <w:r w:rsidRPr="00B82E31">
        <w:rPr>
          <w:b/>
          <w:bCs/>
        </w:rPr>
        <w:t>DOE EV Data Collection - Vehicle Data</w:t>
      </w:r>
      <w:r w:rsidRPr="00B82E31">
        <w:t xml:space="preserve"> via </w:t>
      </w:r>
      <w:hyperlink r:id="rId9">
        <w:r w:rsidRPr="2D4E47AC">
          <w:rPr>
            <w:rStyle w:val="Hyperlink"/>
          </w:rPr>
          <w:t>Livewire Energy</w:t>
        </w:r>
      </w:hyperlink>
      <w:r>
        <w:t>.</w:t>
      </w:r>
      <w:r w:rsidRPr="00B82E31">
        <w:t xml:space="preserve"> This dataset consists of electric vehicle performance data collected directly from the vehicles during standard operations. The data was gathered using onboard data loggers, which were either installed by the </w:t>
      </w:r>
      <w:r w:rsidR="00D24175">
        <w:t xml:space="preserve">initial </w:t>
      </w:r>
      <w:r w:rsidRPr="00B82E31">
        <w:t>project team or pre-installed by the original equipment manufacturer.</w:t>
      </w:r>
      <w:r w:rsidR="004111FE">
        <w:t xml:space="preserve"> </w:t>
      </w:r>
      <w:r w:rsidR="6B41E9F8">
        <w:t xml:space="preserve">There are 47 different features in this dataset, and they range from the numbers of trips taken by an EV during a day, to </w:t>
      </w:r>
      <w:r w:rsidR="16B0038C">
        <w:t xml:space="preserve">the average GPS speed that was logged by the onboard data logger. To view </w:t>
      </w:r>
      <w:r w:rsidR="43734CED">
        <w:t>all</w:t>
      </w:r>
      <w:r w:rsidR="16B0038C">
        <w:t xml:space="preserve"> the features, we invite you to click the link above to explore the dataset. </w:t>
      </w:r>
      <w:commentRangeStart w:id="10"/>
      <w:r w:rsidR="1A39721C">
        <w:t xml:space="preserve">The features are also clearly </w:t>
      </w:r>
      <w:commentRangeEnd w:id="10"/>
      <w:r w:rsidR="0082796A">
        <w:rPr>
          <w:rStyle w:val="CommentReference"/>
        </w:rPr>
        <w:commentReference w:id="10"/>
      </w:r>
      <w:r w:rsidR="0C76335B">
        <w:t>displayed</w:t>
      </w:r>
      <w:r w:rsidR="1A39721C">
        <w:t xml:space="preserve"> under </w:t>
      </w:r>
      <w:r w:rsidR="6902C05A">
        <w:t xml:space="preserve">the </w:t>
      </w:r>
      <w:r w:rsidR="6902C05A" w:rsidRPr="6B2EE721">
        <w:rPr>
          <w:b/>
          <w:bCs/>
        </w:rPr>
        <w:t>Data Exploration and Cleaning</w:t>
      </w:r>
      <w:r w:rsidR="6902C05A">
        <w:t xml:space="preserve"> section of our </w:t>
      </w:r>
      <w:proofErr w:type="spellStart"/>
      <w:r w:rsidR="6902C05A">
        <w:t>Jup</w:t>
      </w:r>
      <w:r w:rsidR="008A0640">
        <w:t>y</w:t>
      </w:r>
      <w:r w:rsidR="6902C05A">
        <w:t>ter</w:t>
      </w:r>
      <w:proofErr w:type="spellEnd"/>
      <w:r w:rsidR="6902C05A">
        <w:t xml:space="preserve"> Notebook that is attached separately. </w:t>
      </w:r>
    </w:p>
    <w:p w14:paraId="3270CA5D" w14:textId="0F43FA1B" w:rsidR="00375B24" w:rsidRDefault="004111FE">
      <w:r>
        <w:t>We identified two areas of interest:</w:t>
      </w:r>
    </w:p>
    <w:p w14:paraId="2E550FBF" w14:textId="0AC816D6" w:rsidR="004E686B" w:rsidRPr="00F3600B" w:rsidRDefault="00F3600B" w:rsidP="40BFF07E">
      <w:pPr>
        <w:rPr>
          <w:b/>
          <w:bCs/>
        </w:rPr>
      </w:pPr>
      <w:r w:rsidRPr="40BFF07E">
        <w:rPr>
          <w:b/>
          <w:bCs/>
        </w:rPr>
        <w:lastRenderedPageBreak/>
        <w:t xml:space="preserve">How can we go about optimizing battery usage for EV </w:t>
      </w:r>
      <w:r w:rsidR="00145063" w:rsidRPr="40BFF07E">
        <w:rPr>
          <w:b/>
          <w:bCs/>
        </w:rPr>
        <w:t>u</w:t>
      </w:r>
      <w:r w:rsidR="00E33101" w:rsidRPr="40BFF07E">
        <w:rPr>
          <w:b/>
          <w:bCs/>
        </w:rPr>
        <w:t>sers</w:t>
      </w:r>
      <w:r w:rsidRPr="40BFF07E">
        <w:rPr>
          <w:b/>
          <w:bCs/>
        </w:rPr>
        <w:t>?</w:t>
      </w:r>
    </w:p>
    <w:p w14:paraId="3A616044" w14:textId="77777777" w:rsidR="00F3600B" w:rsidRPr="004E686B" w:rsidDel="00F3600B" w:rsidRDefault="00F3600B" w:rsidP="004E686B">
      <w:pPr>
        <w:rPr>
          <w:del w:id="11" w:author="Marie C O'Connell" w:date="2024-11-24T18:12:00Z" w16du:dateUtc="2024-11-25T02:12:00Z"/>
          <w:b/>
        </w:rPr>
      </w:pPr>
    </w:p>
    <w:p w14:paraId="0FAEE8D1" w14:textId="46ACB76E" w:rsidR="35B9A645" w:rsidRDefault="004E686B" w:rsidP="26C76D63">
      <w:pPr>
        <w:numPr>
          <w:ilvl w:val="0"/>
          <w:numId w:val="17"/>
        </w:numPr>
      </w:pPr>
      <w:r w:rsidRPr="004E686B">
        <w:t xml:space="preserve">A </w:t>
      </w:r>
      <w:r w:rsidRPr="004E686B">
        <w:rPr>
          <w:b/>
          <w:bCs/>
        </w:rPr>
        <w:t xml:space="preserve">Gradient Boosted </w:t>
      </w:r>
      <w:r w:rsidR="00F02DAA">
        <w:rPr>
          <w:b/>
          <w:bCs/>
        </w:rPr>
        <w:t>Regression</w:t>
      </w:r>
      <w:r w:rsidRPr="004E686B">
        <w:t xml:space="preserve"> model will </w:t>
      </w:r>
      <w:r w:rsidR="00F02DAA">
        <w:t xml:space="preserve">be designed to </w:t>
      </w:r>
      <w:r w:rsidR="00500E0B">
        <w:t>display</w:t>
      </w:r>
      <w:r w:rsidRPr="004E686B">
        <w:t xml:space="preserve"> how we can predict Regenerated Energy based on features in the dataset</w:t>
      </w:r>
      <w:r w:rsidR="00597C2C">
        <w:t>. Through testing,</w:t>
      </w:r>
      <w:r w:rsidRPr="004E686B">
        <w:t xml:space="preserve"> the most </w:t>
      </w:r>
      <w:r w:rsidR="00597C2C">
        <w:t>significant features will be identified</w:t>
      </w:r>
      <w:r w:rsidRPr="004E686B">
        <w:t>.</w:t>
      </w:r>
    </w:p>
    <w:p w14:paraId="7F17DD51" w14:textId="04CBC79D" w:rsidR="004E686B" w:rsidRPr="004E686B" w:rsidRDefault="004E686B" w:rsidP="004E686B">
      <w:pPr>
        <w:rPr>
          <w:b/>
        </w:rPr>
      </w:pPr>
      <w:r w:rsidRPr="004E686B">
        <w:rPr>
          <w:b/>
          <w:bCs/>
        </w:rPr>
        <w:t>Can we accurately predict how much electricity will be used by EVs</w:t>
      </w:r>
      <w:r w:rsidR="004111FE">
        <w:rPr>
          <w:b/>
          <w:bCs/>
        </w:rPr>
        <w:t>?</w:t>
      </w:r>
    </w:p>
    <w:p w14:paraId="51926536" w14:textId="743CFB55" w:rsidR="004E686B" w:rsidRPr="004E686B" w:rsidRDefault="004E686B" w:rsidP="004E686B">
      <w:pPr>
        <w:numPr>
          <w:ilvl w:val="0"/>
          <w:numId w:val="18"/>
        </w:numPr>
      </w:pPr>
      <w:r w:rsidRPr="004E686B">
        <w:t xml:space="preserve">We will </w:t>
      </w:r>
      <w:r w:rsidR="00597C2C">
        <w:t>u</w:t>
      </w:r>
      <w:r w:rsidRPr="004E686B">
        <w:t xml:space="preserve">se </w:t>
      </w:r>
      <w:r w:rsidR="00A278CF">
        <w:rPr>
          <w:b/>
          <w:bCs/>
        </w:rPr>
        <w:t>R</w:t>
      </w:r>
      <w:r w:rsidRPr="00597C2C">
        <w:rPr>
          <w:b/>
          <w:bCs/>
        </w:rPr>
        <w:t xml:space="preserve">andom </w:t>
      </w:r>
      <w:r w:rsidR="00597C2C">
        <w:rPr>
          <w:b/>
          <w:bCs/>
        </w:rPr>
        <w:t>F</w:t>
      </w:r>
      <w:r w:rsidRPr="00597C2C">
        <w:rPr>
          <w:b/>
          <w:bCs/>
        </w:rPr>
        <w:t xml:space="preserve">orest </w:t>
      </w:r>
      <w:r w:rsidR="00597C2C">
        <w:t>R</w:t>
      </w:r>
      <w:r w:rsidRPr="00597C2C">
        <w:rPr>
          <w:b/>
          <w:bCs/>
        </w:rPr>
        <w:t>egression</w:t>
      </w:r>
      <w:r w:rsidRPr="004E686B">
        <w:t xml:space="preserve"> to predict </w:t>
      </w:r>
      <w:r w:rsidR="00597C2C">
        <w:t xml:space="preserve">the </w:t>
      </w:r>
      <w:r w:rsidRPr="004E686B">
        <w:t xml:space="preserve">total energy consumed </w:t>
      </w:r>
      <w:r w:rsidR="00597C2C">
        <w:t>b</w:t>
      </w:r>
      <w:r w:rsidR="00C16813">
        <w:t xml:space="preserve">y </w:t>
      </w:r>
      <w:r w:rsidR="00597C2C">
        <w:t>E</w:t>
      </w:r>
      <w:r w:rsidR="00C16813">
        <w:t xml:space="preserve">Vs </w:t>
      </w:r>
      <w:r w:rsidRPr="004E686B">
        <w:t xml:space="preserve">based on features </w:t>
      </w:r>
      <w:r w:rsidR="00C16813">
        <w:t>with</w:t>
      </w:r>
      <w:r w:rsidRPr="004E686B">
        <w:t xml:space="preserve">in the data set. </w:t>
      </w:r>
    </w:p>
    <w:p w14:paraId="78419AF6" w14:textId="77777777" w:rsidR="004E686B" w:rsidRPr="004E686B" w:rsidRDefault="004E686B" w:rsidP="004E686B">
      <w:pPr>
        <w:numPr>
          <w:ilvl w:val="0"/>
          <w:numId w:val="18"/>
        </w:numPr>
      </w:pPr>
      <w:r w:rsidRPr="004E686B">
        <w:t xml:space="preserve">A </w:t>
      </w:r>
      <w:r w:rsidRPr="004E686B">
        <w:rPr>
          <w:b/>
          <w:bCs/>
        </w:rPr>
        <w:t>Fully Connected Neural Network (FCNN)</w:t>
      </w:r>
      <w:r w:rsidRPr="004E686B">
        <w:t xml:space="preserve"> </w:t>
      </w:r>
      <w:r w:rsidRPr="00F03E18">
        <w:t>will identify patterns between various factors and total energy consumed by EVs</w:t>
      </w:r>
      <w:r w:rsidRPr="004E686B">
        <w:t>. This will provide a more holistic understanding of how users can optimize their EV performance.</w:t>
      </w:r>
    </w:p>
    <w:p w14:paraId="0854F94C" w14:textId="4CBF48E6" w:rsidR="004E686B" w:rsidRPr="00375B24" w:rsidRDefault="004E686B" w:rsidP="15082031">
      <w:pPr>
        <w:numPr>
          <w:ilvl w:val="0"/>
          <w:numId w:val="18"/>
        </w:numPr>
        <w:rPr>
          <w:rPrChange w:id="12" w:author="Marie C O'Connell" w:date="2024-11-22T23:45:00Z" w16du:dateUtc="2024-11-23T07:45:00Z">
            <w:rPr>
              <w:b/>
              <w:bCs/>
            </w:rPr>
          </w:rPrChange>
        </w:rPr>
      </w:pPr>
      <w:r w:rsidRPr="004E686B">
        <w:t xml:space="preserve">We will </w:t>
      </w:r>
      <w:r w:rsidRPr="072ED3C9">
        <w:rPr>
          <w:b/>
        </w:rPr>
        <w:t xml:space="preserve">refine </w:t>
      </w:r>
      <w:r w:rsidRPr="004E686B">
        <w:t xml:space="preserve">our FCNN model through </w:t>
      </w:r>
      <w:r w:rsidR="00CE5834">
        <w:t>multiple stages of hyperparameter tuning</w:t>
      </w:r>
      <w:r w:rsidRPr="004E686B">
        <w:t xml:space="preserve"> to </w:t>
      </w:r>
      <w:r w:rsidR="006E6982">
        <w:t>create the most effective version of the model.</w:t>
      </w:r>
    </w:p>
    <w:p w14:paraId="05DD41CB" w14:textId="3F5174F7" w:rsidR="00F00F95" w:rsidRDefault="00F92C1A" w:rsidP="001453F3">
      <w:pPr>
        <w:pStyle w:val="Heading1"/>
      </w:pPr>
      <w:bookmarkStart w:id="13" w:name="_Toc183371489"/>
      <w:r>
        <w:t>Machine Learning Models</w:t>
      </w:r>
      <w:bookmarkEnd w:id="13"/>
    </w:p>
    <w:p w14:paraId="3152BAAA" w14:textId="7446D8D6" w:rsidR="4982A8FA" w:rsidRDefault="00B037D7" w:rsidP="00361F89">
      <w:r w:rsidRPr="00F74001">
        <w:t>To</w:t>
      </w:r>
      <w:r w:rsidR="00F74001" w:rsidRPr="00F74001">
        <w:t xml:space="preserve"> better understand electric vehicle charging patterns, we identified two variables of interest within our data</w:t>
      </w:r>
      <w:r w:rsidR="00EC2C7D">
        <w:t>:</w:t>
      </w:r>
      <w:r w:rsidR="00F74001" w:rsidRPr="00F74001">
        <w:t xml:space="preserve"> total energy consumption and regenerated energy. These two variables were found to have a significant relationship to one another with a reported correlation of 0.</w:t>
      </w:r>
      <w:r w:rsidR="004F5310">
        <w:t>82</w:t>
      </w:r>
      <w:r w:rsidR="00F74001" w:rsidRPr="00F74001">
        <w:t>. This is further supported by the following graph which displays the results of a linear regression model of the two variables</w:t>
      </w:r>
      <w:r w:rsidR="000D0DA5">
        <w:t xml:space="preserve"> as</w:t>
      </w:r>
      <w:r w:rsidR="00F74001" w:rsidRPr="00F74001">
        <w:t xml:space="preserve"> the points are grouped near the line of best fit. </w:t>
      </w:r>
    </w:p>
    <w:p w14:paraId="75745F62" w14:textId="2C7A8A57" w:rsidR="00F74001" w:rsidRPr="00F74001" w:rsidRDefault="001D35A8" w:rsidP="002E39BB">
      <w:pPr>
        <w:jc w:val="center"/>
      </w:pPr>
      <w:r>
        <w:rPr>
          <w:noProof/>
        </w:rPr>
        <w:drawing>
          <wp:inline distT="0" distB="0" distL="0" distR="0" wp14:anchorId="59041968" wp14:editId="046FE049">
            <wp:extent cx="3675888" cy="2638215"/>
            <wp:effectExtent l="0" t="0" r="1270" b="0"/>
            <wp:docPr id="100084759" name="Picture 1"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759" name="Picture 1" descr="A red line with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84223" cy="2644197"/>
                    </a:xfrm>
                    <a:prstGeom prst="rect">
                      <a:avLst/>
                    </a:prstGeom>
                  </pic:spPr>
                </pic:pic>
              </a:graphicData>
            </a:graphic>
          </wp:inline>
        </w:drawing>
      </w:r>
    </w:p>
    <w:p w14:paraId="0C7C3761" w14:textId="1E915A8D" w:rsidR="00F74001" w:rsidRPr="00F74001" w:rsidRDefault="00F74001" w:rsidP="00F74001">
      <w:r w:rsidRPr="00F74001">
        <w:lastRenderedPageBreak/>
        <w:t xml:space="preserve">While it is </w:t>
      </w:r>
      <w:r w:rsidR="00B037D7">
        <w:t>evident</w:t>
      </w:r>
      <w:r w:rsidRPr="00F74001">
        <w:t xml:space="preserve"> that total energy consumption and regenerated energy produced by electric vehicles are related, we proceeded to examine what driving patterns were most influential on these variables. Through some trial and error, idling time, driving time, state of charge (SOC) used, average speed, and total distance proved to be quite indicative of an electric vehicle’s total energy consumption. We built a random forest regression model to explore the relationship, and it was found to have a coefficient of determination of about 0.9</w:t>
      </w:r>
      <w:r w:rsidR="00934AEF">
        <w:t>3</w:t>
      </w:r>
      <w:r w:rsidR="008338D5">
        <w:t>, meaning</w:t>
      </w:r>
      <w:r w:rsidRPr="00F74001">
        <w:t xml:space="preserve"> that about 9</w:t>
      </w:r>
      <w:r w:rsidR="00934AEF">
        <w:t>3</w:t>
      </w:r>
      <w:r w:rsidRPr="00F74001">
        <w:t xml:space="preserve">% of the variation in total energy consumption </w:t>
      </w:r>
      <w:r w:rsidR="00C928B6">
        <w:t>could</w:t>
      </w:r>
      <w:r w:rsidRPr="00F74001">
        <w:t xml:space="preserve"> be explained by the five mentioned variables. The below visualization displays the true total energy consumption values compared to the predictions determined by the random forest model. The different categories have a high overlap which further cements that the model can make predictions </w:t>
      </w:r>
      <w:r w:rsidR="001A7654">
        <w:t xml:space="preserve">in total energy consumption </w:t>
      </w:r>
      <w:r w:rsidRPr="00F74001">
        <w:t>that we can be confident are near the true value. </w:t>
      </w:r>
    </w:p>
    <w:p w14:paraId="0B0E6E09" w14:textId="4130537A" w:rsidR="00F74001" w:rsidRPr="00F74001" w:rsidRDefault="00853C4E" w:rsidP="002E39BB">
      <w:pPr>
        <w:jc w:val="center"/>
      </w:pPr>
      <w:r>
        <w:rPr>
          <w:noProof/>
        </w:rPr>
        <w:drawing>
          <wp:inline distT="0" distB="0" distL="0" distR="0" wp14:anchorId="7E05E395" wp14:editId="639F52EC">
            <wp:extent cx="3374136" cy="2474366"/>
            <wp:effectExtent l="0" t="0" r="0" b="2540"/>
            <wp:docPr id="1948893257" name="Picture 1" descr="A graph of energy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3257" name="Picture 1" descr="A graph of energy consump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81558" cy="2479809"/>
                    </a:xfrm>
                    <a:prstGeom prst="rect">
                      <a:avLst/>
                    </a:prstGeom>
                  </pic:spPr>
                </pic:pic>
              </a:graphicData>
            </a:graphic>
          </wp:inline>
        </w:drawing>
      </w:r>
    </w:p>
    <w:p w14:paraId="439FF928" w14:textId="6080D491" w:rsidR="00F74001" w:rsidRPr="00F74001" w:rsidRDefault="002E39BB" w:rsidP="00F74001">
      <w:r>
        <w:t>T</w:t>
      </w:r>
      <w:r w:rsidR="00F74001" w:rsidRPr="00F74001">
        <w:t>hese same five variables—idling time, driving time, SOC used, average speed, and total distance—were also found to be key to predicting the regenerated energy produced by an electric vehicle. A gradient boosting regression model was developed to determine the ability of these variables to find regenerated energy, and the model achieved a coefficient of determination of about 0.95. This score is very close to one, meaning that most of the variation within the regenerated energy values can be attributed to those five variables. Again, the below plot displays the predicted values against the true values of regenerated energy, and there is a very high overlap between them. </w:t>
      </w:r>
    </w:p>
    <w:p w14:paraId="6B263B9C" w14:textId="77777777" w:rsidR="00F74001" w:rsidRPr="00F74001" w:rsidRDefault="00F74001" w:rsidP="00F74001"/>
    <w:p w14:paraId="34C9C5D6" w14:textId="72A40F40" w:rsidR="00F74001" w:rsidRPr="00F74001" w:rsidRDefault="002E39BB" w:rsidP="00F74001">
      <w:pPr>
        <w:jc w:val="center"/>
      </w:pPr>
      <w:r>
        <w:rPr>
          <w:noProof/>
        </w:rPr>
        <w:lastRenderedPageBreak/>
        <w:drawing>
          <wp:inline distT="0" distB="0" distL="0" distR="0" wp14:anchorId="1AE9FBC5" wp14:editId="2E7EF59A">
            <wp:extent cx="3246120" cy="2407915"/>
            <wp:effectExtent l="0" t="0" r="0" b="0"/>
            <wp:docPr id="139829987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9877" name="Picture 1" descr="A graph of different colored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259934" cy="2418162"/>
                    </a:xfrm>
                    <a:prstGeom prst="rect">
                      <a:avLst/>
                    </a:prstGeom>
                  </pic:spPr>
                </pic:pic>
              </a:graphicData>
            </a:graphic>
          </wp:inline>
        </w:drawing>
      </w:r>
    </w:p>
    <w:p w14:paraId="3BB76774" w14:textId="77777777" w:rsidR="00F74001" w:rsidRPr="00F74001" w:rsidRDefault="00F74001" w:rsidP="00F74001"/>
    <w:p w14:paraId="22874598" w14:textId="41D53FFB" w:rsidR="00F74001" w:rsidRPr="00F74001" w:rsidRDefault="00F74001" w:rsidP="00F74001">
      <w:r w:rsidRPr="00F74001">
        <w:t>Variables that are easily tracked by electric vehicle users have proven to be especially indicative of how much energy is consumed and generated by electric vehicles. This suggests that changes to any of these factors will have a direct and measurable impact on overall energy usage and regeneration.</w:t>
      </w:r>
    </w:p>
    <w:p w14:paraId="2893B5BC" w14:textId="792C76C0" w:rsidR="00F92C1A" w:rsidRDefault="00F92C1A" w:rsidP="00F92C1A">
      <w:pPr>
        <w:pStyle w:val="Heading1"/>
      </w:pPr>
      <w:bookmarkStart w:id="14" w:name="_Toc183371490"/>
      <w:r>
        <w:t>Deep Learning Models</w:t>
      </w:r>
      <w:bookmarkEnd w:id="14"/>
    </w:p>
    <w:p w14:paraId="34E404B2" w14:textId="7EFA1280" w:rsidR="00DB33FB" w:rsidRPr="00DB33FB" w:rsidRDefault="00DB33FB" w:rsidP="00DB33FB">
      <w:r w:rsidRPr="00DB33FB">
        <w:t>Fully Connected Neural Networks (FCNNs) offer a powerful approach for predicting energy consumption in electric vehicles (EVs) by modeling the complex relationships between various features, such as vehicle specifications, driving conditions, and environmental factors. These models can incorporate a wide range of input variables, including vehicle parameters like weight, motor efficiency, and battery size, along with driving data such as speed, distance traveled, and road type. FCNNs can also account for external factors, such as temperature and wind speed, which impact energy efficiency. By training an FCNN with data from EV usage, the model learns to predict energy consumption, which can be essential for applications such as route planning, battery management, and optimizing driving behavior. With their ability to handle large datasets and capture nonlinear relationships, FCNNs can provide accurate predictions of energy usage, aiding in more efficient energy management and longer battery life for electric vehicles.</w:t>
      </w:r>
    </w:p>
    <w:p w14:paraId="26E2F78D" w14:textId="4AF25BD5" w:rsidR="7CA8C2F7" w:rsidRDefault="7CA8C2F7" w:rsidP="2ACA3D61">
      <w:pPr>
        <w:rPr>
          <w:b/>
          <w:bCs/>
        </w:rPr>
      </w:pPr>
      <w:r w:rsidRPr="6165F622">
        <w:rPr>
          <w:b/>
          <w:sz w:val="24"/>
          <w:szCs w:val="24"/>
        </w:rPr>
        <w:t>Purpose</w:t>
      </w:r>
      <w:r w:rsidRPr="2ACA3D61">
        <w:rPr>
          <w:b/>
          <w:bCs/>
        </w:rPr>
        <w:t xml:space="preserve">: To see whether we can accurately predict Total </w:t>
      </w:r>
      <w:r w:rsidR="1446F16C" w:rsidRPr="2729A5A9">
        <w:rPr>
          <w:b/>
          <w:bCs/>
        </w:rPr>
        <w:t>E</w:t>
      </w:r>
      <w:r w:rsidRPr="2729A5A9">
        <w:rPr>
          <w:b/>
          <w:bCs/>
        </w:rPr>
        <w:t>nergy</w:t>
      </w:r>
      <w:r w:rsidRPr="2ACA3D61">
        <w:rPr>
          <w:b/>
          <w:bCs/>
        </w:rPr>
        <w:t xml:space="preserve"> Consumption by an Electric Vehicle</w:t>
      </w:r>
      <w:r w:rsidRPr="6FB7BF00">
        <w:rPr>
          <w:b/>
          <w:bCs/>
        </w:rPr>
        <w:t xml:space="preserve"> when using the features </w:t>
      </w:r>
      <w:r w:rsidRPr="2729A5A9">
        <w:rPr>
          <w:b/>
          <w:bCs/>
        </w:rPr>
        <w:t xml:space="preserve">provided in our dataset. By </w:t>
      </w:r>
      <w:r w:rsidR="5E892EB6" w:rsidRPr="2729A5A9">
        <w:rPr>
          <w:b/>
          <w:bCs/>
        </w:rPr>
        <w:t xml:space="preserve">accurately predicting </w:t>
      </w:r>
      <w:r w:rsidR="1666EA86" w:rsidRPr="2729A5A9">
        <w:rPr>
          <w:b/>
          <w:bCs/>
        </w:rPr>
        <w:t xml:space="preserve">Total Energy Consumption, we can </w:t>
      </w:r>
      <w:r w:rsidR="1666EA86" w:rsidRPr="6931F297">
        <w:rPr>
          <w:b/>
          <w:bCs/>
        </w:rPr>
        <w:t xml:space="preserve">easily translate this to predicting the </w:t>
      </w:r>
      <w:r w:rsidR="1666EA86" w:rsidRPr="3E492EB7">
        <w:rPr>
          <w:b/>
          <w:bCs/>
        </w:rPr>
        <w:t xml:space="preserve">electricity that </w:t>
      </w:r>
      <w:r w:rsidR="1666EA86" w:rsidRPr="19911A72">
        <w:rPr>
          <w:b/>
          <w:bCs/>
        </w:rPr>
        <w:t>is</w:t>
      </w:r>
      <w:r w:rsidR="1666EA86" w:rsidRPr="3E492EB7">
        <w:rPr>
          <w:b/>
          <w:bCs/>
        </w:rPr>
        <w:t xml:space="preserve"> used by an EV. </w:t>
      </w:r>
    </w:p>
    <w:p w14:paraId="35C4E0E3" w14:textId="5E4C8079" w:rsidR="00C93890" w:rsidRDefault="00C93890" w:rsidP="00C93890">
      <w:pPr>
        <w:pStyle w:val="Heading2"/>
        <w:rPr>
          <w:ins w:id="15" w:author="Marie C O'Connell" w:date="2024-11-23T00:03:00Z" w16du:dateUtc="2024-11-23T08:03:00Z"/>
        </w:rPr>
      </w:pPr>
      <w:bookmarkStart w:id="16" w:name="_Toc183371491"/>
      <w:r>
        <w:lastRenderedPageBreak/>
        <w:t>Initial Iteration of FC</w:t>
      </w:r>
      <w:r w:rsidR="00240986">
        <w:t>NN</w:t>
      </w:r>
      <w:r>
        <w:t xml:space="preserve"> with basic hyper</w:t>
      </w:r>
      <w:r w:rsidR="00240986">
        <w:t>parameter tuning</w:t>
      </w:r>
      <w:bookmarkEnd w:id="16"/>
    </w:p>
    <w:p w14:paraId="29B80EB6" w14:textId="4FC1F452" w:rsidR="4B367F47" w:rsidRDefault="0AC94F39" w:rsidP="4B367F47">
      <w:pPr>
        <w:rPr>
          <w:b/>
          <w:bCs/>
        </w:rPr>
      </w:pPr>
      <w:r w:rsidRPr="25FA6B23">
        <w:rPr>
          <w:b/>
          <w:bCs/>
        </w:rPr>
        <w:t>Model</w:t>
      </w:r>
      <w:r w:rsidR="73269FC0" w:rsidRPr="25FA6B23">
        <w:rPr>
          <w:b/>
          <w:bCs/>
        </w:rPr>
        <w:t>:</w:t>
      </w:r>
    </w:p>
    <w:p w14:paraId="0BBB73B8" w14:textId="12A26E47" w:rsidR="3C872A6C" w:rsidRDefault="3C872A6C" w:rsidP="003A20D7">
      <w:pPr>
        <w:jc w:val="center"/>
      </w:pPr>
      <w:r>
        <w:rPr>
          <w:noProof/>
        </w:rPr>
        <w:drawing>
          <wp:inline distT="0" distB="0" distL="0" distR="0" wp14:anchorId="768A09FF" wp14:editId="0005A3DB">
            <wp:extent cx="4112244" cy="3409425"/>
            <wp:effectExtent l="0" t="0" r="3175" b="635"/>
            <wp:docPr id="242894438" name="Picture 24289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94438"/>
                    <pic:cNvPicPr/>
                  </pic:nvPicPr>
                  <pic:blipFill>
                    <a:blip r:embed="rId17">
                      <a:extLst>
                        <a:ext uri="{28A0092B-C50C-407E-A947-70E740481C1C}">
                          <a14:useLocalDpi xmlns:a14="http://schemas.microsoft.com/office/drawing/2010/main" val="0"/>
                        </a:ext>
                      </a:extLst>
                    </a:blip>
                    <a:stretch>
                      <a:fillRect/>
                    </a:stretch>
                  </pic:blipFill>
                  <pic:spPr>
                    <a:xfrm>
                      <a:off x="0" y="0"/>
                      <a:ext cx="4123538" cy="3418789"/>
                    </a:xfrm>
                    <a:prstGeom prst="rect">
                      <a:avLst/>
                    </a:prstGeom>
                  </pic:spPr>
                </pic:pic>
              </a:graphicData>
            </a:graphic>
          </wp:inline>
        </w:drawing>
      </w:r>
    </w:p>
    <w:p w14:paraId="61A7EE17" w14:textId="0A764442" w:rsidR="44D2CB1F" w:rsidRDefault="3C872A6C" w:rsidP="00A948CE">
      <w:pPr>
        <w:jc w:val="center"/>
      </w:pPr>
      <w:r>
        <w:rPr>
          <w:noProof/>
        </w:rPr>
        <w:drawing>
          <wp:inline distT="0" distB="0" distL="0" distR="0" wp14:anchorId="13D3B120" wp14:editId="27D50237">
            <wp:extent cx="4165600" cy="443727"/>
            <wp:effectExtent l="0" t="0" r="0" b="0"/>
            <wp:docPr id="1000894163" name="Picture 100089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894163"/>
                    <pic:cNvPicPr/>
                  </pic:nvPicPr>
                  <pic:blipFill>
                    <a:blip r:embed="rId18">
                      <a:extLst>
                        <a:ext uri="{28A0092B-C50C-407E-A947-70E740481C1C}">
                          <a14:useLocalDpi xmlns:a14="http://schemas.microsoft.com/office/drawing/2010/main" val="0"/>
                        </a:ext>
                      </a:extLst>
                    </a:blip>
                    <a:stretch>
                      <a:fillRect/>
                    </a:stretch>
                  </pic:blipFill>
                  <pic:spPr>
                    <a:xfrm>
                      <a:off x="0" y="0"/>
                      <a:ext cx="4210787" cy="448540"/>
                    </a:xfrm>
                    <a:prstGeom prst="rect">
                      <a:avLst/>
                    </a:prstGeom>
                  </pic:spPr>
                </pic:pic>
              </a:graphicData>
            </a:graphic>
          </wp:inline>
        </w:drawing>
      </w:r>
    </w:p>
    <w:p w14:paraId="1231A0E2" w14:textId="595B9CC8" w:rsidR="2147A5E3" w:rsidRDefault="2147A5E3" w:rsidP="00541588">
      <w:pPr>
        <w:pStyle w:val="ListParagraph"/>
        <w:numPr>
          <w:ilvl w:val="0"/>
          <w:numId w:val="19"/>
        </w:numPr>
        <w:ind w:left="0"/>
      </w:pPr>
      <w:r>
        <w:t>Architecture:</w:t>
      </w:r>
    </w:p>
    <w:p w14:paraId="0B648D38" w14:textId="06B57DD0" w:rsidR="6F87759B" w:rsidRDefault="6F87759B" w:rsidP="00541588">
      <w:pPr>
        <w:pStyle w:val="ListParagraph"/>
        <w:ind w:left="0"/>
      </w:pPr>
      <w:r>
        <w:t xml:space="preserve">Above, we can see our first iteration of a Fully Connected Neural network model that is used to predict Total Energy Consumption using </w:t>
      </w:r>
      <w:proofErr w:type="gramStart"/>
      <w:r>
        <w:t>all of</w:t>
      </w:r>
      <w:proofErr w:type="gramEnd"/>
      <w:r>
        <w:t xml:space="preserve"> the features provided in the dataset. </w:t>
      </w:r>
    </w:p>
    <w:p w14:paraId="16CCFA67" w14:textId="57183F00" w:rsidR="6F87759B" w:rsidRDefault="539B6F54" w:rsidP="00541588">
      <w:r>
        <w:t>The first layer of this model is the input layer which includes 256 Neurons</w:t>
      </w:r>
      <w:r w:rsidR="2BAA8291">
        <w:t xml:space="preserve">, a Rectified Linear-Unit </w:t>
      </w:r>
      <w:r w:rsidR="52A65E29">
        <w:t xml:space="preserve">which allows the model to learn non-linear patterns, </w:t>
      </w:r>
      <w:r w:rsidR="000B1A89">
        <w:t>and</w:t>
      </w:r>
      <w:r w:rsidR="52A65E29">
        <w:t xml:space="preserve"> the number of input features </w:t>
      </w:r>
      <w:r w:rsidR="000B1A89">
        <w:t>w</w:t>
      </w:r>
      <w:r w:rsidR="52A65E29">
        <w:t xml:space="preserve">hich </w:t>
      </w:r>
      <w:r w:rsidR="0B224443">
        <w:t>include</w:t>
      </w:r>
      <w:r w:rsidR="000B1A89">
        <w:t>s</w:t>
      </w:r>
      <w:r w:rsidR="0B224443">
        <w:t xml:space="preserve"> </w:t>
      </w:r>
      <w:r w:rsidR="52A65E29">
        <w:t xml:space="preserve">all </w:t>
      </w:r>
      <w:r w:rsidR="000B1A89">
        <w:t xml:space="preserve">features </w:t>
      </w:r>
      <w:r w:rsidR="52A65E29">
        <w:t xml:space="preserve">in the </w:t>
      </w:r>
      <w:r w:rsidR="000B1A89">
        <w:t>data except the target</w:t>
      </w:r>
      <w:r w:rsidR="52A65E29">
        <w:t xml:space="preserve"> </w:t>
      </w:r>
      <w:r w:rsidR="006C6BC8">
        <w:t xml:space="preserve">feature. </w:t>
      </w:r>
      <w:r w:rsidR="302BD9F2">
        <w:t xml:space="preserve">Lastly, </w:t>
      </w:r>
      <w:r w:rsidR="07D00D36">
        <w:t xml:space="preserve">we include </w:t>
      </w:r>
      <w:proofErr w:type="spellStart"/>
      <w:r w:rsidR="07D00D36">
        <w:t>BatchNormalization</w:t>
      </w:r>
      <w:proofErr w:type="spellEnd"/>
      <w:r w:rsidR="07D00D36">
        <w:t xml:space="preserve"> to stabilize training through normalization </w:t>
      </w:r>
      <w:r w:rsidR="42D30836">
        <w:t xml:space="preserve">of </w:t>
      </w:r>
      <w:r w:rsidR="07D00D36">
        <w:t xml:space="preserve">the </w:t>
      </w:r>
      <w:r w:rsidR="198BD727">
        <w:t>layer activations</w:t>
      </w:r>
      <w:r w:rsidR="00235DEC">
        <w:t xml:space="preserve"> and follow</w:t>
      </w:r>
      <w:r w:rsidR="07D00D36">
        <w:t xml:space="preserve"> </w:t>
      </w:r>
      <w:r w:rsidR="00235DEC">
        <w:t>with</w:t>
      </w:r>
      <w:r w:rsidR="07D00D36">
        <w:t xml:space="preserve"> dropout</w:t>
      </w:r>
      <w:r w:rsidR="00A355F7">
        <w:t xml:space="preserve"> which </w:t>
      </w:r>
      <w:r w:rsidR="584A8062">
        <w:t>randomly regulariz</w:t>
      </w:r>
      <w:r w:rsidR="00A355F7">
        <w:t>es</w:t>
      </w:r>
      <w:r w:rsidR="584A8062">
        <w:t xml:space="preserve"> 50% of the Neurons in training to prevent overfitting</w:t>
      </w:r>
      <w:r w:rsidR="6E7162F6">
        <w:t>.</w:t>
      </w:r>
    </w:p>
    <w:p w14:paraId="2EC5BCAC" w14:textId="311DADDF" w:rsidR="02CFC513" w:rsidRDefault="6E7162F6" w:rsidP="00541588">
      <w:r>
        <w:t xml:space="preserve">The second, third and fourth layer </w:t>
      </w:r>
      <w:r w:rsidR="4480D338">
        <w:t>follow a similar construction of the input layer above. However, these three layers are known as Hidden layers</w:t>
      </w:r>
      <w:r w:rsidR="1EE44F00">
        <w:t xml:space="preserve"> which iteratively refine what has been learned from the previous layers. </w:t>
      </w:r>
      <w:r w:rsidR="1E6A683C">
        <w:t xml:space="preserve">The reason these layers are called ‘Hidden layers’, is because their activations cannot be directly observed in either the input or output of the neural network. </w:t>
      </w:r>
      <w:r w:rsidR="39DD44CD">
        <w:t xml:space="preserve">In the model, each hidden layer progressively decreases in the </w:t>
      </w:r>
      <w:r w:rsidR="1D826CEE">
        <w:t>number</w:t>
      </w:r>
      <w:r w:rsidR="39DD44CD">
        <w:t xml:space="preserve"> of neurons and </w:t>
      </w:r>
      <w:r w:rsidR="7E2D32CC">
        <w:t>dropout</w:t>
      </w:r>
      <w:r w:rsidR="39DD44CD">
        <w:t xml:space="preserve"> rate. </w:t>
      </w:r>
      <w:r w:rsidR="2FE0AFAC">
        <w:t>T</w:t>
      </w:r>
      <w:r w:rsidR="0DEE1577">
        <w:t xml:space="preserve">he rationale for this design decision was that this would allow </w:t>
      </w:r>
      <w:r w:rsidR="0DEE1577">
        <w:lastRenderedPageBreak/>
        <w:t>us to</w:t>
      </w:r>
      <w:r w:rsidR="6B94E099">
        <w:t xml:space="preserve"> capture broad patterns in the features in our early layers, which could then be iteratively refined in </w:t>
      </w:r>
      <w:r w:rsidR="42615C2B">
        <w:t xml:space="preserve">the </w:t>
      </w:r>
      <w:r w:rsidR="0EE59DB6">
        <w:t>layers that come later in the model</w:t>
      </w:r>
      <w:r w:rsidR="0DEE1577">
        <w:t>.</w:t>
      </w:r>
    </w:p>
    <w:p w14:paraId="5C19CEA9" w14:textId="6C7DA37B" w:rsidR="5C2CF891" w:rsidRDefault="5C2CF891" w:rsidP="00541588">
      <w:r>
        <w:t>Lastly, we have our activation layer where a single neuron will output a continuous value</w:t>
      </w:r>
      <w:r w:rsidR="00513F3B">
        <w:t xml:space="preserve"> which is</w:t>
      </w:r>
      <w:r w:rsidR="3CDB22C8">
        <w:t xml:space="preserve"> the prediction</w:t>
      </w:r>
      <w:r>
        <w:t xml:space="preserve">. </w:t>
      </w:r>
      <w:r w:rsidR="3811CA30">
        <w:t xml:space="preserve">Since our prediction variable is continuous in nature, </w:t>
      </w:r>
      <w:r w:rsidR="6EE3B024">
        <w:t>our</w:t>
      </w:r>
      <w:r w:rsidR="3811CA30">
        <w:t xml:space="preserve"> prediction </w:t>
      </w:r>
      <w:r w:rsidR="561B9E05">
        <w:t>will</w:t>
      </w:r>
      <w:r w:rsidR="3811CA30">
        <w:t xml:space="preserve"> be as well. </w:t>
      </w:r>
      <w:r w:rsidR="0AEE909A">
        <w:t>U</w:t>
      </w:r>
      <w:r w:rsidR="3811CA30">
        <w:t xml:space="preserve">sing a regression activation function in the final layer will allow us to </w:t>
      </w:r>
      <w:r w:rsidR="37F14792">
        <w:t>accommodate</w:t>
      </w:r>
      <w:r w:rsidR="71125C91">
        <w:t xml:space="preserve"> this need. There are other activation </w:t>
      </w:r>
      <w:r w:rsidR="6075B47B">
        <w:t>functions</w:t>
      </w:r>
      <w:r w:rsidR="71125C91">
        <w:t xml:space="preserve"> such as Sigmoid, which lends itself useful for binary </w:t>
      </w:r>
      <w:r w:rsidR="4397087B">
        <w:t>classification</w:t>
      </w:r>
      <w:r w:rsidR="71125C91">
        <w:t xml:space="preserve">, or </w:t>
      </w:r>
      <w:r w:rsidR="386C572E">
        <w:t>SoftMax</w:t>
      </w:r>
      <w:r w:rsidR="71125C91">
        <w:t xml:space="preserve"> which is </w:t>
      </w:r>
      <w:r w:rsidR="37BE3D8F">
        <w:t xml:space="preserve">ideal for multi-class </w:t>
      </w:r>
      <w:r w:rsidR="76E40144">
        <w:t>activation</w:t>
      </w:r>
      <w:r w:rsidR="001A5725">
        <w:t>,</w:t>
      </w:r>
      <w:r w:rsidR="4D61E621">
        <w:t xml:space="preserve"> but neither are well suited as regression for this </w:t>
      </w:r>
      <w:proofErr w:type="gramStart"/>
      <w:r w:rsidR="4D61E621">
        <w:t>particular task</w:t>
      </w:r>
      <w:proofErr w:type="gramEnd"/>
      <w:r w:rsidR="4D61E621">
        <w:t>.</w:t>
      </w:r>
    </w:p>
    <w:p w14:paraId="630754CE" w14:textId="5845B817" w:rsidR="3FDD2A63" w:rsidRDefault="3FDD2A63" w:rsidP="00541588">
      <w:r>
        <w:t xml:space="preserve">The model is then compiled </w:t>
      </w:r>
      <w:r w:rsidR="0231E602">
        <w:t>by specifying the optimizer, loss function and metrics. The optimizer in this case is the Adam optimizer</w:t>
      </w:r>
      <w:r w:rsidR="4FEE5E2E">
        <w:t xml:space="preserve">, which is a variant of gradient descent. This means the model will iterate through different weights until </w:t>
      </w:r>
      <w:r w:rsidR="48859EE1">
        <w:t>eventually it hits the global minimum for loss</w:t>
      </w:r>
      <w:r w:rsidR="00C31AF3">
        <w:t xml:space="preserve">, </w:t>
      </w:r>
      <w:r w:rsidR="00ED4D98">
        <w:t>also known</w:t>
      </w:r>
      <w:r w:rsidR="48859EE1">
        <w:t xml:space="preserve"> as error</w:t>
      </w:r>
      <w:r w:rsidR="1B773FC7">
        <w:t xml:space="preserve"> for our predictions, </w:t>
      </w:r>
      <w:r w:rsidR="00C31AF3">
        <w:t>and</w:t>
      </w:r>
      <w:r w:rsidR="1B773FC7">
        <w:t xml:space="preserve"> the </w:t>
      </w:r>
      <w:r w:rsidR="00C31AF3">
        <w:t>results will</w:t>
      </w:r>
      <w:r w:rsidR="1B773FC7">
        <w:t xml:space="preserve"> indica</w:t>
      </w:r>
      <w:r w:rsidR="00C31AF3">
        <w:t>te</w:t>
      </w:r>
      <w:r w:rsidR="1B773FC7">
        <w:t xml:space="preserve"> the best weights to be used for the model. The loss function </w:t>
      </w:r>
      <w:r w:rsidR="0050123C">
        <w:t>chosen for</w:t>
      </w:r>
      <w:r w:rsidR="1B773FC7">
        <w:t xml:space="preserve"> this model is Mean Squared Error (MSE)</w:t>
      </w:r>
      <w:r w:rsidR="58D3E44A">
        <w:t xml:space="preserve">, </w:t>
      </w:r>
      <w:r w:rsidR="0050123C">
        <w:t xml:space="preserve">and it </w:t>
      </w:r>
      <w:r w:rsidR="32110E5E">
        <w:t xml:space="preserve">will </w:t>
      </w:r>
      <w:r w:rsidR="0050123C">
        <w:t>determine</w:t>
      </w:r>
      <w:r w:rsidR="32110E5E">
        <w:t xml:space="preserve"> what </w:t>
      </w:r>
      <w:r w:rsidR="0050123C">
        <w:t xml:space="preserve">the </w:t>
      </w:r>
      <w:r w:rsidR="32110E5E">
        <w:t xml:space="preserve">loss is as </w:t>
      </w:r>
      <w:r w:rsidR="0050123C">
        <w:t>the model progresses</w:t>
      </w:r>
      <w:r w:rsidR="32110E5E">
        <w:t xml:space="preserve"> through iterations. </w:t>
      </w:r>
      <w:r w:rsidR="353DA21F">
        <w:t>Additionally</w:t>
      </w:r>
      <w:r w:rsidR="1B773FC7">
        <w:t xml:space="preserve">, we will use </w:t>
      </w:r>
      <w:r w:rsidR="43230E5B">
        <w:t>Mean Absolute Error (MAE) as our metric</w:t>
      </w:r>
      <w:r w:rsidR="0050123C">
        <w:t>. T</w:t>
      </w:r>
      <w:r w:rsidR="47512A27">
        <w:t>his</w:t>
      </w:r>
      <w:r w:rsidR="43230E5B">
        <w:t xml:space="preserve"> will not have a direct effect on the m</w:t>
      </w:r>
      <w:r w:rsidR="627884F1">
        <w:t xml:space="preserve">odel but will produce a value that will be easier for us to </w:t>
      </w:r>
      <w:r w:rsidR="319761ED">
        <w:t>interpret</w:t>
      </w:r>
      <w:r w:rsidR="627884F1">
        <w:t xml:space="preserve"> </w:t>
      </w:r>
      <w:r w:rsidR="5338DA0E">
        <w:t>when investigating how well the model is performing.</w:t>
      </w:r>
      <w:r w:rsidR="7B2C8EC5">
        <w:t xml:space="preserve"> Lastly, we specified the use of 45 Epochs</w:t>
      </w:r>
      <w:r w:rsidR="630893FE">
        <w:t xml:space="preserve"> with a batch size of 32</w:t>
      </w:r>
      <w:r w:rsidR="0050123C">
        <w:t>. W</w:t>
      </w:r>
      <w:r w:rsidR="57C02558">
        <w:t xml:space="preserve">e can think of this as the model processing the data in </w:t>
      </w:r>
      <w:r w:rsidR="31C023FC">
        <w:t>set number of</w:t>
      </w:r>
      <w:r w:rsidR="57C02558">
        <w:t xml:space="preserve"> batches per Epoch- each epoch is essentially one iteration of the model.</w:t>
      </w:r>
    </w:p>
    <w:p w14:paraId="79A88A96" w14:textId="156BD8A6" w:rsidR="25FA6B23" w:rsidRDefault="1CD1F65A" w:rsidP="00541588">
      <w:pPr>
        <w:pStyle w:val="ListParagraph"/>
        <w:numPr>
          <w:ilvl w:val="0"/>
          <w:numId w:val="19"/>
        </w:numPr>
        <w:ind w:left="0"/>
      </w:pPr>
      <w:r>
        <w:t xml:space="preserve">Elaboration on </w:t>
      </w:r>
      <w:r w:rsidR="2147A5E3">
        <w:t>Hyperparameter Tuning</w:t>
      </w:r>
      <w:r w:rsidR="3A28F3F1">
        <w:t>:</w:t>
      </w:r>
    </w:p>
    <w:p w14:paraId="487379E8" w14:textId="59259024" w:rsidR="25FA6B23" w:rsidRDefault="5CC39533" w:rsidP="00541588">
      <w:pPr>
        <w:pStyle w:val="ListParagraph"/>
        <w:ind w:left="0"/>
      </w:pPr>
      <w:r>
        <w:t xml:space="preserve">Regarding the hyperparameters and architecture used, our first iteration of our Fully Connected Neural Network is mostly based on our </w:t>
      </w:r>
      <w:r w:rsidR="676E1C3C">
        <w:t>pre-</w:t>
      </w:r>
      <w:r w:rsidR="1DF00471">
        <w:t>existing</w:t>
      </w:r>
      <w:r w:rsidR="676E1C3C">
        <w:t xml:space="preserve"> </w:t>
      </w:r>
      <w:r>
        <w:t>thoughts</w:t>
      </w:r>
      <w:r w:rsidR="369C9E0D">
        <w:t xml:space="preserve"> and assumptions </w:t>
      </w:r>
      <w:r>
        <w:t xml:space="preserve">about what would be </w:t>
      </w:r>
      <w:r w:rsidR="13530A9C">
        <w:t xml:space="preserve">the </w:t>
      </w:r>
      <w:r>
        <w:t xml:space="preserve">most effective model. In this iteration, </w:t>
      </w:r>
      <w:r w:rsidR="6725AC56">
        <w:t xml:space="preserve">most of our </w:t>
      </w:r>
      <w:r>
        <w:t xml:space="preserve">testing </w:t>
      </w:r>
      <w:r w:rsidR="6319F5EE">
        <w:t xml:space="preserve">was </w:t>
      </w:r>
      <w:r>
        <w:t xml:space="preserve">to find the most ideal number of hidden layers, </w:t>
      </w:r>
      <w:r w:rsidR="00DA1699">
        <w:t>n</w:t>
      </w:r>
      <w:r>
        <w:t xml:space="preserve">eurons, </w:t>
      </w:r>
      <w:r w:rsidR="00DA1699">
        <w:t>e</w:t>
      </w:r>
      <w:r w:rsidR="075FF23C">
        <w:t xml:space="preserve">pochs </w:t>
      </w:r>
      <w:r w:rsidR="18CDE91C">
        <w:t xml:space="preserve">and drop-out rate percentage. We initially began with one hidden </w:t>
      </w:r>
      <w:r w:rsidR="73873DAB">
        <w:t>layer</w:t>
      </w:r>
      <w:r w:rsidR="18CDE91C">
        <w:t xml:space="preserve"> but noticed </w:t>
      </w:r>
      <w:r w:rsidR="7DF2B051">
        <w:t xml:space="preserve">a significant drop in MAE </w:t>
      </w:r>
      <w:r w:rsidR="792A76E1">
        <w:t>when</w:t>
      </w:r>
      <w:r w:rsidR="7DF2B051">
        <w:t xml:space="preserve"> adding two more and </w:t>
      </w:r>
      <w:r w:rsidR="72A9D2EB">
        <w:t>increasing</w:t>
      </w:r>
      <w:r w:rsidR="7DF2B051">
        <w:t xml:space="preserve"> the </w:t>
      </w:r>
      <w:r w:rsidR="70CD9658">
        <w:t>initial n</w:t>
      </w:r>
      <w:r w:rsidR="7DF2B051">
        <w:t xml:space="preserve">euron count, but we had an increase in MAE if we added </w:t>
      </w:r>
      <w:r w:rsidR="45853639">
        <w:t>more</w:t>
      </w:r>
      <w:r w:rsidR="7DF2B051">
        <w:t xml:space="preserve"> layers. </w:t>
      </w:r>
      <w:proofErr w:type="gramStart"/>
      <w:r w:rsidR="7DF2B051">
        <w:t>It seemed as though</w:t>
      </w:r>
      <w:proofErr w:type="gramEnd"/>
      <w:r w:rsidR="7DF2B051">
        <w:t xml:space="preserve"> having 3 hidden</w:t>
      </w:r>
      <w:r w:rsidR="6D79A31F">
        <w:t xml:space="preserve"> layers for this model was the most ideal. </w:t>
      </w:r>
      <w:r w:rsidR="19E12E13">
        <w:t xml:space="preserve">Similarly, we found that 45 Epochs </w:t>
      </w:r>
      <w:r w:rsidR="66DDF479">
        <w:t>and</w:t>
      </w:r>
      <w:r w:rsidR="19E12E13">
        <w:t xml:space="preserve"> </w:t>
      </w:r>
      <w:r w:rsidR="66DDF479">
        <w:t xml:space="preserve">a Batch size of 32 </w:t>
      </w:r>
      <w:r w:rsidR="19E12E13">
        <w:t xml:space="preserve">was the </w:t>
      </w:r>
      <w:r w:rsidR="541E3D25">
        <w:t>most effective</w:t>
      </w:r>
      <w:r w:rsidR="19E12E13">
        <w:t xml:space="preserve">, </w:t>
      </w:r>
      <w:r w:rsidR="7164ADD2">
        <w:t>these parameters led to the lowest loss and increasing or decreasing them led to an increase in loss</w:t>
      </w:r>
      <w:r w:rsidR="19E12E13">
        <w:t xml:space="preserve">. </w:t>
      </w:r>
      <w:r w:rsidR="324B9844">
        <w:t>Furthermore</w:t>
      </w:r>
      <w:r w:rsidR="5F708EF6">
        <w:t>, we opted for the Adams optimizer</w:t>
      </w:r>
      <w:r w:rsidR="64204D2B">
        <w:t xml:space="preserve"> and the MSE loss function due to their common use and </w:t>
      </w:r>
      <w:r w:rsidR="02359559">
        <w:t>effectiveness</w:t>
      </w:r>
      <w:r w:rsidR="64204D2B">
        <w:t xml:space="preserve"> for regression tasks. We will </w:t>
      </w:r>
      <w:r w:rsidR="1333532C">
        <w:t>iterate</w:t>
      </w:r>
      <w:r w:rsidR="64204D2B">
        <w:t xml:space="preserve"> through other parameters, including learning rate</w:t>
      </w:r>
      <w:r w:rsidR="3300F0B4">
        <w:t>,</w:t>
      </w:r>
      <w:r w:rsidR="64204D2B">
        <w:t xml:space="preserve"> in future models to see if we can </w:t>
      </w:r>
      <w:r w:rsidR="0605A3B5">
        <w:t>further decrease loss</w:t>
      </w:r>
      <w:r w:rsidR="0FE76D3A">
        <w:t>.</w:t>
      </w:r>
    </w:p>
    <w:p w14:paraId="5F7CF12C" w14:textId="77777777" w:rsidR="00D138EE" w:rsidRDefault="00D138EE" w:rsidP="00541588">
      <w:pPr>
        <w:pStyle w:val="ListParagraph"/>
        <w:ind w:left="0"/>
      </w:pPr>
    </w:p>
    <w:p w14:paraId="4BDAD560" w14:textId="418777B7" w:rsidR="2147A5E3" w:rsidRDefault="2147A5E3" w:rsidP="00541588">
      <w:pPr>
        <w:pStyle w:val="ListParagraph"/>
        <w:numPr>
          <w:ilvl w:val="0"/>
          <w:numId w:val="19"/>
        </w:numPr>
        <w:ind w:left="0"/>
      </w:pPr>
      <w:r>
        <w:t>Removing Outliers:</w:t>
      </w:r>
    </w:p>
    <w:p w14:paraId="16339668" w14:textId="33CC8013" w:rsidR="2147A5E3" w:rsidRDefault="2147A5E3" w:rsidP="003A20D7">
      <w:pPr>
        <w:ind w:left="720"/>
        <w:jc w:val="center"/>
      </w:pPr>
      <w:r>
        <w:rPr>
          <w:noProof/>
        </w:rPr>
        <w:lastRenderedPageBreak/>
        <w:drawing>
          <wp:inline distT="0" distB="0" distL="0" distR="0" wp14:anchorId="27DCAF4D" wp14:editId="384CEDD1">
            <wp:extent cx="2885440" cy="2429581"/>
            <wp:effectExtent l="0" t="0" r="0" b="8890"/>
            <wp:docPr id="2114660161" name="Picture 211466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660161"/>
                    <pic:cNvPicPr/>
                  </pic:nvPicPr>
                  <pic:blipFill>
                    <a:blip r:embed="rId19">
                      <a:extLst>
                        <a:ext uri="{28A0092B-C50C-407E-A947-70E740481C1C}">
                          <a14:useLocalDpi xmlns:a14="http://schemas.microsoft.com/office/drawing/2010/main" val="0"/>
                        </a:ext>
                      </a:extLst>
                    </a:blip>
                    <a:stretch>
                      <a:fillRect/>
                    </a:stretch>
                  </pic:blipFill>
                  <pic:spPr>
                    <a:xfrm>
                      <a:off x="0" y="0"/>
                      <a:ext cx="2894486" cy="2437198"/>
                    </a:xfrm>
                    <a:prstGeom prst="rect">
                      <a:avLst/>
                    </a:prstGeom>
                  </pic:spPr>
                </pic:pic>
              </a:graphicData>
            </a:graphic>
          </wp:inline>
        </w:drawing>
      </w:r>
    </w:p>
    <w:p w14:paraId="0E2A00C6" w14:textId="632365ED" w:rsidR="3AD48244" w:rsidRDefault="46C5F579">
      <w:r>
        <w:t xml:space="preserve">One notable improvement we made to this model was removing outliers in the target variable. As we can see above, there are significant outliers </w:t>
      </w:r>
      <w:r w:rsidR="14C1D9C1">
        <w:t>that are above 800 kW</w:t>
      </w:r>
      <w:r w:rsidR="0C7EE6CA">
        <w:t>h</w:t>
      </w:r>
      <w:r w:rsidR="14C1D9C1">
        <w:t xml:space="preserve"> for Total Energy Consumed. After dropping these outliers, we had a noticeable improvement in M</w:t>
      </w:r>
      <w:r w:rsidR="10003862">
        <w:t>A</w:t>
      </w:r>
      <w:r w:rsidR="14C1D9C1">
        <w:t xml:space="preserve">E </w:t>
      </w:r>
      <w:r w:rsidR="005F6315">
        <w:t>as</w:t>
      </w:r>
      <w:r w:rsidR="14C1D9C1">
        <w:t xml:space="preserve"> the error </w:t>
      </w:r>
      <w:r w:rsidR="005F6315">
        <w:t>decreased</w:t>
      </w:r>
      <w:r w:rsidR="14C1D9C1">
        <w:t>.</w:t>
      </w:r>
      <w:r w:rsidR="1208A096">
        <w:t xml:space="preserve"> </w:t>
      </w:r>
    </w:p>
    <w:p w14:paraId="129762F7" w14:textId="07F9DCB7" w:rsidR="499663B6" w:rsidRPr="00ED4D98" w:rsidRDefault="6256442A">
      <w:pPr>
        <w:rPr>
          <w:b/>
        </w:rPr>
      </w:pPr>
      <w:r w:rsidRPr="00ED4D98">
        <w:rPr>
          <w:b/>
        </w:rPr>
        <w:t>Evaluation</w:t>
      </w:r>
      <w:r w:rsidR="32E2646F" w:rsidRPr="00ED4D98">
        <w:rPr>
          <w:b/>
        </w:rPr>
        <w:t xml:space="preserve"> of Model:</w:t>
      </w:r>
    </w:p>
    <w:p w14:paraId="070AFB90" w14:textId="469D847E" w:rsidR="316A980C" w:rsidRDefault="366A53DC" w:rsidP="003A20D7">
      <w:pPr>
        <w:jc w:val="center"/>
      </w:pPr>
      <w:r>
        <w:rPr>
          <w:noProof/>
        </w:rPr>
        <w:drawing>
          <wp:inline distT="0" distB="0" distL="0" distR="0" wp14:anchorId="52C0BC43" wp14:editId="05F94CBA">
            <wp:extent cx="3041650" cy="2291799"/>
            <wp:effectExtent l="0" t="0" r="6350" b="0"/>
            <wp:docPr id="622738732" name="Picture 62273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738732"/>
                    <pic:cNvPicPr/>
                  </pic:nvPicPr>
                  <pic:blipFill>
                    <a:blip r:embed="rId20">
                      <a:extLst>
                        <a:ext uri="{28A0092B-C50C-407E-A947-70E740481C1C}">
                          <a14:useLocalDpi xmlns:a14="http://schemas.microsoft.com/office/drawing/2010/main" val="0"/>
                        </a:ext>
                      </a:extLst>
                    </a:blip>
                    <a:stretch>
                      <a:fillRect/>
                    </a:stretch>
                  </pic:blipFill>
                  <pic:spPr>
                    <a:xfrm>
                      <a:off x="0" y="0"/>
                      <a:ext cx="3048216" cy="2296746"/>
                    </a:xfrm>
                    <a:prstGeom prst="rect">
                      <a:avLst/>
                    </a:prstGeom>
                  </pic:spPr>
                </pic:pic>
              </a:graphicData>
            </a:graphic>
          </wp:inline>
        </w:drawing>
      </w:r>
    </w:p>
    <w:p w14:paraId="7DEEE1BC" w14:textId="32D943B1" w:rsidR="2C07ECAF" w:rsidRDefault="2C07ECAF">
      <w:r>
        <w:t xml:space="preserve">In the graph above, we can see both the training loss and validation loss </w:t>
      </w:r>
      <w:r w:rsidR="19F7E7D4">
        <w:t xml:space="preserve">(MSE) </w:t>
      </w:r>
      <w:r>
        <w:t xml:space="preserve">across all </w:t>
      </w:r>
      <w:r w:rsidR="0B3DB1B7">
        <w:t xml:space="preserve">the </w:t>
      </w:r>
      <w:r w:rsidR="00AF61FA">
        <w:t>e</w:t>
      </w:r>
      <w:r w:rsidR="0B3DB1B7">
        <w:t xml:space="preserve">pochs of the model. </w:t>
      </w:r>
      <w:r w:rsidR="7023985C">
        <w:t xml:space="preserve">Both plateau around 8 </w:t>
      </w:r>
      <w:r w:rsidR="00AF61FA">
        <w:t>e</w:t>
      </w:r>
      <w:r w:rsidR="7023985C">
        <w:t xml:space="preserve">pochs and then remain constant for the remainder of </w:t>
      </w:r>
      <w:r w:rsidR="00AF61FA">
        <w:t>e</w:t>
      </w:r>
      <w:r w:rsidR="7023985C">
        <w:t xml:space="preserve">pochs. </w:t>
      </w:r>
      <w:r w:rsidR="493DF62F">
        <w:t xml:space="preserve">In the real world, this would make a good argument to decrease the </w:t>
      </w:r>
      <w:r w:rsidR="09468CF4">
        <w:t>number</w:t>
      </w:r>
      <w:r w:rsidR="493DF62F">
        <w:t xml:space="preserve"> of </w:t>
      </w:r>
      <w:r w:rsidR="00AF61FA">
        <w:t>e</w:t>
      </w:r>
      <w:r w:rsidR="493DF62F">
        <w:t xml:space="preserve">pochs in the model to preserve computational resources, </w:t>
      </w:r>
      <w:r w:rsidR="00AE3729">
        <w:t>but</w:t>
      </w:r>
      <w:r w:rsidR="493DF62F">
        <w:t xml:space="preserve"> this was kept the same for later iterations of the model </w:t>
      </w:r>
      <w:proofErr w:type="gramStart"/>
      <w:r w:rsidR="493DF62F">
        <w:t>in order to</w:t>
      </w:r>
      <w:proofErr w:type="gramEnd"/>
      <w:r w:rsidR="493DF62F">
        <w:t xml:space="preserve"> provide better comparisons. </w:t>
      </w:r>
      <w:r w:rsidR="114A0DBF">
        <w:t>It is also notable that the validation loss becomes constant before the training loss, suggesting that our model performs better on the testing dataset than the traini</w:t>
      </w:r>
      <w:r w:rsidR="3C806240">
        <w:t xml:space="preserve">ng dataset. </w:t>
      </w:r>
    </w:p>
    <w:p w14:paraId="4E4501C2" w14:textId="1421F724" w:rsidR="53EE3F4B" w:rsidRDefault="53EE3F4B" w:rsidP="003A20D7">
      <w:pPr>
        <w:jc w:val="center"/>
      </w:pPr>
      <w:r>
        <w:rPr>
          <w:noProof/>
        </w:rPr>
        <w:lastRenderedPageBreak/>
        <w:drawing>
          <wp:inline distT="0" distB="0" distL="0" distR="0" wp14:anchorId="73822EBD" wp14:editId="74C4C241">
            <wp:extent cx="2697480" cy="2124148"/>
            <wp:effectExtent l="0" t="0" r="7620" b="9525"/>
            <wp:docPr id="1398945887" name="Picture 139894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945887"/>
                    <pic:cNvPicPr/>
                  </pic:nvPicPr>
                  <pic:blipFill>
                    <a:blip r:embed="rId21">
                      <a:extLst>
                        <a:ext uri="{28A0092B-C50C-407E-A947-70E740481C1C}">
                          <a14:useLocalDpi xmlns:a14="http://schemas.microsoft.com/office/drawing/2010/main" val="0"/>
                        </a:ext>
                      </a:extLst>
                    </a:blip>
                    <a:stretch>
                      <a:fillRect/>
                    </a:stretch>
                  </pic:blipFill>
                  <pic:spPr>
                    <a:xfrm>
                      <a:off x="0" y="0"/>
                      <a:ext cx="2715518" cy="2138352"/>
                    </a:xfrm>
                    <a:prstGeom prst="rect">
                      <a:avLst/>
                    </a:prstGeom>
                  </pic:spPr>
                </pic:pic>
              </a:graphicData>
            </a:graphic>
          </wp:inline>
        </w:drawing>
      </w:r>
    </w:p>
    <w:p w14:paraId="6F463DEF" w14:textId="5602BAB5" w:rsidR="5834A3EE" w:rsidRDefault="5E666430" w:rsidP="00ED05CA">
      <w:r>
        <w:t xml:space="preserve">When comparing the </w:t>
      </w:r>
      <w:r w:rsidR="6C8FEE6D">
        <w:t>predictions</w:t>
      </w:r>
      <w:r>
        <w:t xml:space="preserve"> and ground truth comparisons, it becomes clear that our model performs reasonably well. Above, we can </w:t>
      </w:r>
      <w:r w:rsidR="00B56A12">
        <w:t xml:space="preserve">see </w:t>
      </w:r>
      <w:r>
        <w:t xml:space="preserve">the overlap </w:t>
      </w:r>
      <w:r w:rsidR="33D37DF4">
        <w:t>between</w:t>
      </w:r>
      <w:r>
        <w:t xml:space="preserve"> </w:t>
      </w:r>
      <w:r w:rsidR="786B76E7">
        <w:t>t</w:t>
      </w:r>
      <w:r>
        <w:t xml:space="preserve">he ground truth values (yellow) and the predictions from our model (blue). </w:t>
      </w:r>
      <w:r w:rsidR="00B56A12">
        <w:t>It is evident</w:t>
      </w:r>
      <w:r>
        <w:t xml:space="preserve"> that </w:t>
      </w:r>
      <w:r w:rsidR="0D8ACBC6">
        <w:t xml:space="preserve">the </w:t>
      </w:r>
      <w:r w:rsidR="6D03ABFF">
        <w:t>distribution</w:t>
      </w:r>
      <w:r w:rsidR="0D8ACBC6">
        <w:t xml:space="preserve"> for each </w:t>
      </w:r>
      <w:r w:rsidR="145521F4">
        <w:t>is</w:t>
      </w:r>
      <w:r w:rsidR="0D8ACBC6">
        <w:t xml:space="preserve"> very similar</w:t>
      </w:r>
      <w:r w:rsidR="0BF32F27">
        <w:t xml:space="preserve">, and they both share relatively the same shape. </w:t>
      </w:r>
      <w:r w:rsidR="00AC546E">
        <w:t>The</w:t>
      </w:r>
      <w:r w:rsidR="0BF32F27">
        <w:t xml:space="preserve"> graph above also </w:t>
      </w:r>
      <w:r w:rsidR="00B56A12">
        <w:t>reveals</w:t>
      </w:r>
      <w:r w:rsidR="0BF32F27">
        <w:t xml:space="preserve"> that our model tends to slightly </w:t>
      </w:r>
      <w:r w:rsidR="5B345B39">
        <w:t xml:space="preserve">underestimate </w:t>
      </w:r>
      <w:r w:rsidR="0BF32F27">
        <w:t xml:space="preserve">the </w:t>
      </w:r>
      <w:r w:rsidR="7F450300">
        <w:t>ground truth values</w:t>
      </w:r>
      <w:r w:rsidR="56CA7DD8">
        <w:t xml:space="preserve">. </w:t>
      </w:r>
    </w:p>
    <w:p w14:paraId="62D61106" w14:textId="599436AD" w:rsidR="2F7A2F76" w:rsidRDefault="2F7A2F76">
      <w:r>
        <w:t xml:space="preserve">MAE: </w:t>
      </w:r>
      <w:proofErr w:type="gramStart"/>
      <w:r>
        <w:t>It</w:t>
      </w:r>
      <w:proofErr w:type="gramEnd"/>
      <w:r>
        <w:t xml:space="preserve"> terms of our chief metric; this model produced an MAE of 21.1931.</w:t>
      </w:r>
    </w:p>
    <w:p w14:paraId="593E07F4" w14:textId="4AA5A28D" w:rsidR="00240986" w:rsidRDefault="00240986" w:rsidP="00240986">
      <w:pPr>
        <w:pStyle w:val="Heading2"/>
      </w:pPr>
      <w:bookmarkStart w:id="17" w:name="_Toc183371492"/>
      <w:r>
        <w:t xml:space="preserve">Second iteration of fcnn with </w:t>
      </w:r>
      <w:r w:rsidR="00C505B7">
        <w:t>hyperparameter tuning</w:t>
      </w:r>
      <w:bookmarkEnd w:id="17"/>
    </w:p>
    <w:p w14:paraId="485187D9" w14:textId="594B0369" w:rsidR="00EB501D" w:rsidRPr="00C87F88" w:rsidRDefault="00EB501D" w:rsidP="4B367F47">
      <w:r w:rsidRPr="0064796C">
        <w:t xml:space="preserve">One of the most crucial steps in model development is hyperparameter tuning, where the objective is to find the optimal settings that allow the model to perform well on unseen data. Hyperparameter tuning plays a critical role in enhancing model accuracy, generalization, and efficiency. One of the most effective methods for hyperparameter optimization is </w:t>
      </w:r>
      <w:proofErr w:type="spellStart"/>
      <w:r w:rsidRPr="0064796C">
        <w:rPr>
          <w:b/>
          <w:bCs/>
        </w:rPr>
        <w:t>RandomizedSearchCV</w:t>
      </w:r>
      <w:proofErr w:type="spellEnd"/>
      <w:r w:rsidR="003A2A5F">
        <w:t xml:space="preserve"> as t</w:t>
      </w:r>
      <w:r w:rsidRPr="0064796C">
        <w:t>his technique enables the search for the best set of hyperparameters by randomly sampling combinations from a predefined grid of values, ensuring a balance between efficiency and thoroughness.</w:t>
      </w:r>
    </w:p>
    <w:p w14:paraId="112E46E7" w14:textId="74D0D240" w:rsidR="2DB0EE94" w:rsidRDefault="2DB0EE94" w:rsidP="2D85C3CE">
      <w:pPr>
        <w:rPr>
          <w:b/>
          <w:bCs/>
        </w:rPr>
      </w:pPr>
      <w:r w:rsidRPr="2D85C3CE">
        <w:rPr>
          <w:b/>
          <w:bCs/>
        </w:rPr>
        <w:t>Model</w:t>
      </w:r>
      <w:r w:rsidRPr="65DE61B0">
        <w:rPr>
          <w:b/>
          <w:bCs/>
        </w:rPr>
        <w:t>:</w:t>
      </w:r>
    </w:p>
    <w:p w14:paraId="017161F5" w14:textId="5DEA6501" w:rsidR="00AD6951" w:rsidRDefault="00AD6951" w:rsidP="00AD6951">
      <w:pPr>
        <w:pStyle w:val="ListParagraph"/>
        <w:numPr>
          <w:ilvl w:val="0"/>
          <w:numId w:val="26"/>
        </w:numPr>
      </w:pPr>
      <w:r>
        <w:t xml:space="preserve">Hyperparameter Tuning: </w:t>
      </w:r>
    </w:p>
    <w:p w14:paraId="57540B76" w14:textId="77777777" w:rsidR="00D73BAE" w:rsidRDefault="00AD6951" w:rsidP="00541588">
      <w:pPr>
        <w:pStyle w:val="ListParagraph"/>
        <w:ind w:left="0"/>
      </w:pPr>
      <w:r w:rsidRPr="00AD6951">
        <w:t xml:space="preserve">The architecture of the </w:t>
      </w:r>
      <w:r w:rsidR="009A5DED">
        <w:t>Fully Connected</w:t>
      </w:r>
      <w:r w:rsidRPr="00AD6951">
        <w:t xml:space="preserve"> Neural Network (FCNN) in this code is designed for regression tasks, particularly predicting a continuous target variable (Total Energy Consumption). The model has an input layer followed by four hidden layers with decreasing numbers of neurons to gradually reduce dimensionality. The input layer is tailored to the number of features in the dataset. The first hidden layer has a configurable number of neurons (e.g., 64 by default), with </w:t>
      </w:r>
      <w:proofErr w:type="spellStart"/>
      <w:r w:rsidRPr="00AD6951">
        <w:t>ReLU</w:t>
      </w:r>
      <w:proofErr w:type="spellEnd"/>
      <w:r w:rsidRPr="00AD6951">
        <w:t xml:space="preserve"> activation to introduce non-linearity. Each hidden layer employs </w:t>
      </w:r>
      <w:r w:rsidRPr="00D73BAE">
        <w:rPr>
          <w:b/>
          <w:bCs/>
        </w:rPr>
        <w:t>Batch Normalization</w:t>
      </w:r>
      <w:r w:rsidRPr="00AD6951">
        <w:t xml:space="preserve"> to stabilize and accelerate training, and </w:t>
      </w:r>
      <w:r w:rsidRPr="00D73BAE">
        <w:rPr>
          <w:b/>
          <w:bCs/>
        </w:rPr>
        <w:t>Dropout</w:t>
      </w:r>
      <w:r w:rsidRPr="00AD6951">
        <w:t xml:space="preserve"> for regularization to mitigate overfitting. The subsequent layers progressively reduce neuron counts by half, quarter, and eighth of the initial neurons, applying a similar </w:t>
      </w:r>
      <w:r w:rsidRPr="00AD6951">
        <w:lastRenderedPageBreak/>
        <w:t xml:space="preserve">pattern of </w:t>
      </w:r>
      <w:proofErr w:type="spellStart"/>
      <w:r w:rsidRPr="00AD6951">
        <w:t>ReLU</w:t>
      </w:r>
      <w:proofErr w:type="spellEnd"/>
      <w:r w:rsidRPr="00AD6951">
        <w:t>, Batch Normalization, and Dropout. The output layer has a single neuron with a linear activation function, appropriate for regression tasks.</w:t>
      </w:r>
    </w:p>
    <w:p w14:paraId="4F1DC157" w14:textId="77777777" w:rsidR="00D73BAE" w:rsidRDefault="00D73BAE" w:rsidP="00541588">
      <w:pPr>
        <w:pStyle w:val="ListParagraph"/>
        <w:ind w:left="0"/>
      </w:pPr>
    </w:p>
    <w:p w14:paraId="0195F92D" w14:textId="77777777" w:rsidR="00AD6951" w:rsidRPr="00AD6951" w:rsidRDefault="00AD6951" w:rsidP="00541588">
      <w:pPr>
        <w:pStyle w:val="ListParagraph"/>
        <w:ind w:left="0"/>
      </w:pPr>
      <w:r w:rsidRPr="00AD6951">
        <w:t xml:space="preserve">Hyperparameter optimization is performed using a </w:t>
      </w:r>
      <w:r w:rsidRPr="00AD6951">
        <w:rPr>
          <w:b/>
          <w:bCs/>
        </w:rPr>
        <w:t>Randomized Search Cross-Validation</w:t>
      </w:r>
      <w:r w:rsidRPr="00AD6951">
        <w:t xml:space="preserve"> with a </w:t>
      </w:r>
      <w:proofErr w:type="spellStart"/>
      <w:r w:rsidRPr="00AD6951">
        <w:t>KerasRegressor</w:t>
      </w:r>
      <w:proofErr w:type="spellEnd"/>
      <w:r w:rsidRPr="00AD6951">
        <w:t xml:space="preserve"> wrapper for compatibility with scikit-</w:t>
      </w:r>
      <w:proofErr w:type="spellStart"/>
      <w:r w:rsidRPr="00AD6951">
        <w:t>learn's</w:t>
      </w:r>
      <w:proofErr w:type="spellEnd"/>
      <w:r w:rsidRPr="00AD6951">
        <w:t xml:space="preserve"> grid search utilities. The key hyperparameters being optimized include the </w:t>
      </w:r>
      <w:r w:rsidRPr="00AD6951">
        <w:rPr>
          <w:b/>
          <w:bCs/>
        </w:rPr>
        <w:t>optimizer</w:t>
      </w:r>
      <w:r w:rsidRPr="00AD6951">
        <w:t>, with options like Adam, SGD, RMSprop, and Nadam, each tuned with different learning rates (0.001, 0.0005, 0.0001). The number of neurons in the first hidden layer varies between 32 and 512, and dropout rates range from 0.2 to 0.8. Training-specific parameters, such as batch sizes (16, 32, 64, 128) and epochs (10, 20, 50, 100, 150, 200), are also included in the search. The random search evaluates 20 combinations of these hyperparameters using 3-fold cross-validation to find the best configuration based on performance metrics like mean absolute error (</w:t>
      </w:r>
      <w:proofErr w:type="spellStart"/>
      <w:r w:rsidRPr="00AD6951">
        <w:t>mae</w:t>
      </w:r>
      <w:proofErr w:type="spellEnd"/>
      <w:r w:rsidRPr="00AD6951">
        <w:t>) and mean squared error (</w:t>
      </w:r>
      <w:proofErr w:type="spellStart"/>
      <w:r w:rsidRPr="00AD6951">
        <w:t>mse</w:t>
      </w:r>
      <w:proofErr w:type="spellEnd"/>
      <w:r w:rsidRPr="00AD6951">
        <w:t>).</w:t>
      </w:r>
    </w:p>
    <w:p w14:paraId="5A83FD74" w14:textId="77777777" w:rsidR="00D73BAE" w:rsidRDefault="00D73BAE" w:rsidP="00541588">
      <w:pPr>
        <w:pStyle w:val="ListParagraph"/>
        <w:ind w:left="0"/>
      </w:pPr>
    </w:p>
    <w:p w14:paraId="7184E459" w14:textId="77777777" w:rsidR="00AD6951" w:rsidRPr="00AD6951" w:rsidRDefault="00AD6951" w:rsidP="00541588">
      <w:pPr>
        <w:pStyle w:val="ListParagraph"/>
        <w:ind w:left="0"/>
      </w:pPr>
      <w:r w:rsidRPr="00AD6951">
        <w:t>This setup aims to balance model complexity and generalization, leveraging random search to efficiently navigate the large hyperparameter space. With techniques like Batch Normalization and Dropout, the architecture is robust to overfitting and effective in handling varying dataset scales. The selected hyperparameters optimize both the learning process and the model's capacity to capture complex relationships in the data.</w:t>
      </w:r>
    </w:p>
    <w:p w14:paraId="289D4D6A" w14:textId="77777777" w:rsidR="00D73BAE" w:rsidRDefault="00D73BAE" w:rsidP="00541588">
      <w:pPr>
        <w:pStyle w:val="ListParagraph"/>
        <w:ind w:left="0"/>
      </w:pPr>
    </w:p>
    <w:p w14:paraId="307CF1FF" w14:textId="77777777" w:rsidR="00B455CB" w:rsidRPr="00B455CB" w:rsidRDefault="00B455CB" w:rsidP="00541588">
      <w:pPr>
        <w:pStyle w:val="ListParagraph"/>
        <w:ind w:left="0"/>
      </w:pPr>
      <w:r w:rsidRPr="00B455CB">
        <w:t>Best Hyperparameters: {'</w:t>
      </w:r>
      <w:proofErr w:type="spellStart"/>
      <w:r w:rsidRPr="00B455CB">
        <w:t>model__optimizer</w:t>
      </w:r>
      <w:proofErr w:type="spellEnd"/>
      <w:r w:rsidRPr="00B455CB">
        <w:t>': '</w:t>
      </w:r>
      <w:proofErr w:type="spellStart"/>
      <w:r w:rsidRPr="00B455CB">
        <w:t>sgd</w:t>
      </w:r>
      <w:proofErr w:type="spellEnd"/>
      <w:r w:rsidRPr="00B455CB">
        <w:t>', '</w:t>
      </w:r>
      <w:proofErr w:type="spellStart"/>
      <w:r w:rsidRPr="00B455CB">
        <w:t>model__neurons</w:t>
      </w:r>
      <w:proofErr w:type="spellEnd"/>
      <w:r w:rsidRPr="00B455CB">
        <w:t>': 128, 'model__</w:t>
      </w:r>
      <w:proofErr w:type="spellStart"/>
      <w:r w:rsidRPr="00B455CB">
        <w:t>learning_rate</w:t>
      </w:r>
      <w:proofErr w:type="spellEnd"/>
      <w:r w:rsidRPr="00B455CB">
        <w:t>': 0.0001, 'model__</w:t>
      </w:r>
      <w:proofErr w:type="spellStart"/>
      <w:r w:rsidRPr="00B455CB">
        <w:t>dropout_rate</w:t>
      </w:r>
      <w:proofErr w:type="spellEnd"/>
      <w:r w:rsidRPr="00B455CB">
        <w:t>': 0.3, '</w:t>
      </w:r>
      <w:proofErr w:type="spellStart"/>
      <w:r w:rsidRPr="00B455CB">
        <w:t>fit__epochs</w:t>
      </w:r>
      <w:proofErr w:type="spellEnd"/>
      <w:r w:rsidRPr="00B455CB">
        <w:t>': 100, 'fit__</w:t>
      </w:r>
      <w:proofErr w:type="spellStart"/>
      <w:r w:rsidRPr="00B455CB">
        <w:t>batch_size</w:t>
      </w:r>
      <w:proofErr w:type="spellEnd"/>
      <w:r w:rsidRPr="00B455CB">
        <w:t>': 64}</w:t>
      </w:r>
    </w:p>
    <w:p w14:paraId="2329E77C" w14:textId="43637F17" w:rsidR="00A65F72" w:rsidRPr="00825473" w:rsidRDefault="00B455CB" w:rsidP="00541588">
      <w:pPr>
        <w:ind w:firstLine="720"/>
      </w:pPr>
      <w:r w:rsidRPr="00B455CB">
        <w:t>Best Score: 0.9902037972591803</w:t>
      </w:r>
    </w:p>
    <w:p w14:paraId="1686F54C" w14:textId="28386CA4" w:rsidR="2DB0EE94" w:rsidRDefault="00476FED" w:rsidP="00541588">
      <w:pPr>
        <w:pStyle w:val="ListParagraph"/>
        <w:ind w:left="0"/>
        <w:jc w:val="center"/>
      </w:pPr>
      <w:r w:rsidRPr="00476FED">
        <w:rPr>
          <w:noProof/>
        </w:rPr>
        <w:drawing>
          <wp:inline distT="0" distB="0" distL="0" distR="0" wp14:anchorId="3D2DCBC7" wp14:editId="393737EF">
            <wp:extent cx="3981450" cy="1507790"/>
            <wp:effectExtent l="0" t="0" r="0" b="0"/>
            <wp:docPr id="1623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8018" name=""/>
                    <pic:cNvPicPr/>
                  </pic:nvPicPr>
                  <pic:blipFill>
                    <a:blip r:embed="rId22"/>
                    <a:stretch>
                      <a:fillRect/>
                    </a:stretch>
                  </pic:blipFill>
                  <pic:spPr>
                    <a:xfrm>
                      <a:off x="0" y="0"/>
                      <a:ext cx="4003353" cy="1516085"/>
                    </a:xfrm>
                    <a:prstGeom prst="rect">
                      <a:avLst/>
                    </a:prstGeom>
                  </pic:spPr>
                </pic:pic>
              </a:graphicData>
            </a:graphic>
          </wp:inline>
        </w:drawing>
      </w:r>
    </w:p>
    <w:p w14:paraId="7B302B0A" w14:textId="7FCBAB90" w:rsidR="007D1844" w:rsidRDefault="007D1844" w:rsidP="00541588">
      <w:pPr>
        <w:pStyle w:val="ListParagraph"/>
        <w:ind w:left="0"/>
      </w:pPr>
    </w:p>
    <w:p w14:paraId="207007C6" w14:textId="77777777" w:rsidR="00D73BAE" w:rsidRDefault="001C56D7" w:rsidP="00541588">
      <w:pPr>
        <w:pStyle w:val="ListParagraph"/>
        <w:numPr>
          <w:ilvl w:val="0"/>
          <w:numId w:val="26"/>
        </w:numPr>
      </w:pPr>
      <w:r>
        <w:t xml:space="preserve">Architecture: </w:t>
      </w:r>
    </w:p>
    <w:p w14:paraId="611F8716" w14:textId="7F7757CB" w:rsidR="003A20D7" w:rsidRDefault="00C30050" w:rsidP="00541588">
      <w:pPr>
        <w:pStyle w:val="ListParagraph"/>
        <w:ind w:left="0"/>
      </w:pPr>
      <w:r>
        <w:t xml:space="preserve">The architecture is a copy of the basic model used in the </w:t>
      </w:r>
      <w:r w:rsidR="00800CCA" w:rsidRPr="00AD6951">
        <w:rPr>
          <w:b/>
          <w:bCs/>
        </w:rPr>
        <w:t>Randomized Search</w:t>
      </w:r>
      <w:r w:rsidR="00800CCA">
        <w:rPr>
          <w:b/>
          <w:bCs/>
        </w:rPr>
        <w:t>.</w:t>
      </w:r>
      <w:r w:rsidR="0009338E" w:rsidRPr="0009338E">
        <w:t xml:space="preserve"> The architecture is coupled with an automated hyperparameter optimization process that selects the best combination of learning rate, optimizer (e.g., Adam, SGD, RMSprop), dropout rates, batch size, and epochs based on cross-validation results. This dynamic approach ensures the model remains efficient, robust, and adaptable to changes in the data, striking a balance between complexity and regularization. The architecture’s </w:t>
      </w:r>
      <w:r w:rsidR="0009338E" w:rsidRPr="0009338E">
        <w:lastRenderedPageBreak/>
        <w:t>modularity and automation make it highly effective for regression tasks in evolving environments.</w:t>
      </w:r>
    </w:p>
    <w:p w14:paraId="3C435507" w14:textId="5F135095" w:rsidR="00EB501D" w:rsidRPr="0064796C" w:rsidRDefault="00F70BB1" w:rsidP="003A20D7">
      <w:pPr>
        <w:jc w:val="center"/>
      </w:pPr>
      <w:r>
        <w:rPr>
          <w:noProof/>
        </w:rPr>
        <w:drawing>
          <wp:inline distT="0" distB="0" distL="0" distR="0" wp14:anchorId="4F22A93A" wp14:editId="10C33890">
            <wp:extent cx="4318592" cy="5964555"/>
            <wp:effectExtent l="0" t="0" r="6350" b="0"/>
            <wp:docPr id="164484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18592" cy="5964555"/>
                    </a:xfrm>
                    <a:prstGeom prst="rect">
                      <a:avLst/>
                    </a:prstGeom>
                  </pic:spPr>
                </pic:pic>
              </a:graphicData>
            </a:graphic>
          </wp:inline>
        </w:drawing>
      </w:r>
      <w:r w:rsidR="003C3AA4">
        <w:rPr>
          <w:noProof/>
        </w:rPr>
        <w:drawing>
          <wp:inline distT="0" distB="0" distL="0" distR="0" wp14:anchorId="10A8C86D" wp14:editId="79CBF75F">
            <wp:extent cx="2984500" cy="1032645"/>
            <wp:effectExtent l="0" t="0" r="6350" b="0"/>
            <wp:docPr id="2128894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32645"/>
                    </a:xfrm>
                    <a:prstGeom prst="rect">
                      <a:avLst/>
                    </a:prstGeom>
                  </pic:spPr>
                </pic:pic>
              </a:graphicData>
            </a:graphic>
          </wp:inline>
        </w:drawing>
      </w:r>
    </w:p>
    <w:p w14:paraId="322CF787" w14:textId="4EE2FBD6" w:rsidR="00390695" w:rsidRDefault="00390695" w:rsidP="00597788">
      <w:pPr>
        <w:rPr>
          <w:b/>
          <w:bCs/>
        </w:rPr>
      </w:pPr>
    </w:p>
    <w:p w14:paraId="7DE7B564" w14:textId="77777777" w:rsidR="0052492D" w:rsidRPr="00ED4D98" w:rsidRDefault="0052492D" w:rsidP="00597788">
      <w:pPr>
        <w:rPr>
          <w:b/>
        </w:rPr>
      </w:pPr>
      <w:r w:rsidRPr="00ED4D98">
        <w:rPr>
          <w:b/>
        </w:rPr>
        <w:lastRenderedPageBreak/>
        <w:t>Evaluation of Model:</w:t>
      </w:r>
    </w:p>
    <w:p w14:paraId="519A65B9" w14:textId="3FCDB90E" w:rsidR="00D50018" w:rsidRDefault="000C37C4" w:rsidP="003A20D7">
      <w:pPr>
        <w:pStyle w:val="ListParagraph"/>
        <w:jc w:val="center"/>
      </w:pPr>
      <w:r w:rsidRPr="000C37C4">
        <w:rPr>
          <w:noProof/>
        </w:rPr>
        <w:drawing>
          <wp:inline distT="0" distB="0" distL="0" distR="0" wp14:anchorId="7255F251" wp14:editId="4C62D430">
            <wp:extent cx="3044890" cy="2106754"/>
            <wp:effectExtent l="0" t="0" r="3175" b="8255"/>
            <wp:docPr id="173876314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63143" name="Picture 1" descr="A graph of a graph&#10;&#10;Description automatically generated"/>
                    <pic:cNvPicPr/>
                  </pic:nvPicPr>
                  <pic:blipFill>
                    <a:blip r:embed="rId25"/>
                    <a:stretch>
                      <a:fillRect/>
                    </a:stretch>
                  </pic:blipFill>
                  <pic:spPr>
                    <a:xfrm>
                      <a:off x="0" y="0"/>
                      <a:ext cx="3062856" cy="2119185"/>
                    </a:xfrm>
                    <a:prstGeom prst="rect">
                      <a:avLst/>
                    </a:prstGeom>
                  </pic:spPr>
                </pic:pic>
              </a:graphicData>
            </a:graphic>
          </wp:inline>
        </w:drawing>
      </w:r>
    </w:p>
    <w:p w14:paraId="38FBC31C" w14:textId="718070E3" w:rsidR="00A04BE4" w:rsidRDefault="00777163" w:rsidP="62D22099">
      <w:r w:rsidRPr="00777163">
        <w:t xml:space="preserve">The plot indicates that the model has been well-trained, with both the training and validation loss steadily decreasing and closely following each other throughout the epochs, which suggests good generalization and no overfitting. The losses stabilize around epoch </w:t>
      </w:r>
      <w:r w:rsidR="00800CCA">
        <w:t>10</w:t>
      </w:r>
      <w:r w:rsidRPr="00777163">
        <w:t>, indicating that the model has likely converged. The final loss values (approximately 5,000 or lower) demonstrate that the model has achieved a reasonable fit to the data. Overall, the model appears to perform well, but further evaluation using additional metrics and unseen test data is recommended to confirm its real-world applicability</w:t>
      </w:r>
      <w:r w:rsidR="00CE5443">
        <w:t>.</w:t>
      </w:r>
    </w:p>
    <w:p w14:paraId="74FAFD1B" w14:textId="14C3B818" w:rsidR="62D22099" w:rsidRDefault="00777163" w:rsidP="003A20D7">
      <w:pPr>
        <w:jc w:val="center"/>
      </w:pPr>
      <w:r w:rsidRPr="00777163">
        <w:t>.</w:t>
      </w:r>
      <w:r w:rsidR="00C0541E" w:rsidRPr="00C0541E">
        <w:rPr>
          <w:noProof/>
        </w:rPr>
        <w:t xml:space="preserve"> </w:t>
      </w:r>
      <w:r w:rsidR="00790A86" w:rsidRPr="00790A86">
        <w:rPr>
          <w:noProof/>
        </w:rPr>
        <w:drawing>
          <wp:inline distT="0" distB="0" distL="0" distR="0" wp14:anchorId="6E725AA3" wp14:editId="417CEE7A">
            <wp:extent cx="2796331" cy="2172335"/>
            <wp:effectExtent l="0" t="0" r="4445" b="0"/>
            <wp:docPr id="101599584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841" name="Picture 1" descr="A graph of a graph of a graph&#10;&#10;Description automatically generated with medium confidence"/>
                    <pic:cNvPicPr/>
                  </pic:nvPicPr>
                  <pic:blipFill>
                    <a:blip r:embed="rId26"/>
                    <a:stretch>
                      <a:fillRect/>
                    </a:stretch>
                  </pic:blipFill>
                  <pic:spPr>
                    <a:xfrm>
                      <a:off x="0" y="0"/>
                      <a:ext cx="2816055" cy="2187658"/>
                    </a:xfrm>
                    <a:prstGeom prst="rect">
                      <a:avLst/>
                    </a:prstGeom>
                  </pic:spPr>
                </pic:pic>
              </a:graphicData>
            </a:graphic>
          </wp:inline>
        </w:drawing>
      </w:r>
    </w:p>
    <w:p w14:paraId="71B3552A" w14:textId="13CCAB45" w:rsidR="00F63CAC" w:rsidRPr="00C133BE" w:rsidRDefault="00A04BE4" w:rsidP="62D22099">
      <w:r w:rsidRPr="00A04BE4">
        <w:t xml:space="preserve">This histogram compares the predicted values to the ground truth for total energy consumption. The yellow bars represent the ground truth distribution, while the blue bars overlay the predictions made by the model. The alignment of the predictions with the ground truth is relatively close in many regions, </w:t>
      </w:r>
      <w:r w:rsidR="008861E0">
        <w:t>except</w:t>
      </w:r>
      <w:r w:rsidRPr="00A04BE4">
        <w:t xml:space="preserve"> around the 200–300 range, where the model captures the peak of the distribution. However, there are discrepancies in some areas—for instance, the model underpredicts lower values (below 100) and overpredicts higher values (above </w:t>
      </w:r>
      <w:r w:rsidR="00800CCA">
        <w:t>5</w:t>
      </w:r>
      <w:r w:rsidRPr="00A04BE4">
        <w:t>00), as indicated by the mismatched bar heights in these regions.</w:t>
      </w:r>
    </w:p>
    <w:p w14:paraId="1A987F42" w14:textId="79BF8D3F" w:rsidR="00344804" w:rsidRDefault="00C72014" w:rsidP="00A77E17">
      <w:r w:rsidRPr="00C72014">
        <w:rPr>
          <w:noProof/>
        </w:rPr>
        <w:lastRenderedPageBreak/>
        <w:drawing>
          <wp:inline distT="0" distB="0" distL="0" distR="0" wp14:anchorId="1F4988DB" wp14:editId="2DAAEEC8">
            <wp:extent cx="6581819" cy="1797050"/>
            <wp:effectExtent l="0" t="0" r="9525" b="0"/>
            <wp:docPr id="172138766" name="Picture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766" name="Picture 1" descr="A graph with purple dots&#10;&#10;Description automatically generated"/>
                    <pic:cNvPicPr/>
                  </pic:nvPicPr>
                  <pic:blipFill>
                    <a:blip r:embed="rId27"/>
                    <a:stretch>
                      <a:fillRect/>
                    </a:stretch>
                  </pic:blipFill>
                  <pic:spPr>
                    <a:xfrm>
                      <a:off x="0" y="0"/>
                      <a:ext cx="6589775" cy="1799222"/>
                    </a:xfrm>
                    <a:prstGeom prst="rect">
                      <a:avLst/>
                    </a:prstGeom>
                  </pic:spPr>
                </pic:pic>
              </a:graphicData>
            </a:graphic>
          </wp:inline>
        </w:drawing>
      </w:r>
      <w:r w:rsidR="00CE5443" w:rsidRPr="00CE5443">
        <w:t xml:space="preserve"> The correlation graph above indicates that the model tends to exhibit the greatest errors in the lower and higher ranges. This is likely attributable to the data distribution, which is skewed to the right.</w:t>
      </w:r>
    </w:p>
    <w:p w14:paraId="269BB0D0" w14:textId="14777317" w:rsidR="001A4375" w:rsidRDefault="001A4375" w:rsidP="00A77E17">
      <w:r>
        <w:t xml:space="preserve">MAE: </w:t>
      </w:r>
      <w:r w:rsidR="00221506">
        <w:t>T</w:t>
      </w:r>
      <w:r w:rsidR="00221506" w:rsidRPr="00221506">
        <w:t xml:space="preserve">his model achieved a Mean Absolute Error (MAE) of </w:t>
      </w:r>
      <w:r>
        <w:t>13.6267</w:t>
      </w:r>
      <w:r w:rsidR="00221506">
        <w:t>.</w:t>
      </w:r>
    </w:p>
    <w:p w14:paraId="517837DA" w14:textId="6AF2D028" w:rsidR="00C505B7" w:rsidRPr="007440F0" w:rsidRDefault="00C505B7" w:rsidP="00C505B7">
      <w:pPr>
        <w:pStyle w:val="Heading2"/>
      </w:pPr>
      <w:bookmarkStart w:id="18" w:name="_Toc183371493"/>
      <w:r>
        <w:t>third iteration of fcnn with additional hyperparameter tuning</w:t>
      </w:r>
      <w:bookmarkEnd w:id="18"/>
    </w:p>
    <w:p w14:paraId="160D9957" w14:textId="73C0DADF" w:rsidR="009D2A0C" w:rsidRPr="009D2A0C" w:rsidRDefault="007C28AE" w:rsidP="4B367F47">
      <w:pPr>
        <w:rPr>
          <w:bCs/>
        </w:rPr>
      </w:pPr>
      <w:r>
        <w:rPr>
          <w:bCs/>
        </w:rPr>
        <w:t>W</w:t>
      </w:r>
      <w:r w:rsidRPr="009805E1">
        <w:rPr>
          <w:bCs/>
        </w:rPr>
        <w:t xml:space="preserve">e realized that our initial </w:t>
      </w:r>
      <w:r w:rsidR="002A36C8" w:rsidRPr="009805E1">
        <w:rPr>
          <w:bCs/>
        </w:rPr>
        <w:t>data frame</w:t>
      </w:r>
      <w:r w:rsidRPr="009805E1">
        <w:rPr>
          <w:bCs/>
        </w:rPr>
        <w:t xml:space="preserve"> might not meet our needs due</w:t>
      </w:r>
      <w:r w:rsidR="00F34FD0">
        <w:rPr>
          <w:bCs/>
        </w:rPr>
        <w:t xml:space="preserve"> </w:t>
      </w:r>
      <w:r w:rsidR="00EE26A1" w:rsidRPr="009805E1">
        <w:rPr>
          <w:bCs/>
        </w:rPr>
        <w:t>to</w:t>
      </w:r>
      <w:r w:rsidR="00F34FD0">
        <w:rPr>
          <w:bCs/>
        </w:rPr>
        <w:t xml:space="preserve"> the size of the data set after dropping all rows with one NA. </w:t>
      </w:r>
      <w:r w:rsidRPr="009805E1">
        <w:rPr>
          <w:bCs/>
        </w:rPr>
        <w:t xml:space="preserve"> We revisited the data loading process and decided to focus on using fewer features with more reliable data to ensure greater data integrity.</w:t>
      </w:r>
    </w:p>
    <w:p w14:paraId="2C1C3C28" w14:textId="5B6D207E" w:rsidR="00A02F8A" w:rsidRDefault="009D2A0C" w:rsidP="009805E1">
      <w:pPr>
        <w:rPr>
          <w:bCs/>
        </w:rPr>
      </w:pPr>
      <w:r w:rsidRPr="009D2A0C">
        <w:rPr>
          <w:bCs/>
        </w:rPr>
        <w:t>To handle missing values within the dataset, we employed a series of steps to ensure the integrity and completeness of the data</w:t>
      </w:r>
      <w:r w:rsidR="007C28AE">
        <w:rPr>
          <w:bCs/>
        </w:rPr>
        <w:t>.</w:t>
      </w:r>
      <w:r w:rsidR="00A33024">
        <w:rPr>
          <w:bCs/>
        </w:rPr>
        <w:t xml:space="preserve"> </w:t>
      </w:r>
      <w:r w:rsidRPr="009D2A0C">
        <w:rPr>
          <w:bCs/>
        </w:rPr>
        <w:t>To recover from this reduction and obtain a more substantial dataset, we then chose to retain the missing values as NAs and focused on selectively addressing them.</w:t>
      </w:r>
      <w:r w:rsidR="00F34FD0">
        <w:rPr>
          <w:bCs/>
        </w:rPr>
        <w:t xml:space="preserve"> By </w:t>
      </w:r>
      <w:r w:rsidR="0021127B">
        <w:rPr>
          <w:bCs/>
        </w:rPr>
        <w:t xml:space="preserve">utilizing </w:t>
      </w:r>
      <w:r w:rsidR="008B762B">
        <w:rPr>
          <w:bCs/>
        </w:rPr>
        <w:t>logic,</w:t>
      </w:r>
      <w:r w:rsidR="0021127B">
        <w:rPr>
          <w:bCs/>
        </w:rPr>
        <w:t xml:space="preserve"> we create a few different code segments to </w:t>
      </w:r>
      <w:r w:rsidR="00725842">
        <w:rPr>
          <w:bCs/>
        </w:rPr>
        <w:t xml:space="preserve">address the missing data. </w:t>
      </w:r>
      <w:r w:rsidR="00A02F8A">
        <w:rPr>
          <w:bCs/>
        </w:rPr>
        <w:t>W</w:t>
      </w:r>
      <w:r w:rsidR="00777068">
        <w:rPr>
          <w:bCs/>
        </w:rPr>
        <w:t>e</w:t>
      </w:r>
      <w:r w:rsidR="00F34FD0">
        <w:rPr>
          <w:bCs/>
        </w:rPr>
        <w:t xml:space="preserve"> </w:t>
      </w:r>
      <w:r w:rsidR="00F34FD0" w:rsidRPr="00F34FD0">
        <w:rPr>
          <w:bCs/>
        </w:rPr>
        <w:t xml:space="preserve">sorted by "Vehicle ID" and "Date" in ascending order. </w:t>
      </w:r>
      <w:r w:rsidR="00777068">
        <w:rPr>
          <w:bCs/>
        </w:rPr>
        <w:t>To account for some of the</w:t>
      </w:r>
      <w:r w:rsidR="00F34FD0" w:rsidRPr="00F34FD0">
        <w:rPr>
          <w:bCs/>
        </w:rPr>
        <w:t xml:space="preserve"> missing values in two columns, "Initial Odometer" and "Final Odometer</w:t>
      </w:r>
      <w:r w:rsidR="00EB3520">
        <w:rPr>
          <w:bCs/>
        </w:rPr>
        <w:t xml:space="preserve">” we were able to fill forward and backwards </w:t>
      </w:r>
      <w:r w:rsidR="00FB27B0" w:rsidRPr="00F34FD0">
        <w:rPr>
          <w:bCs/>
        </w:rPr>
        <w:t xml:space="preserve">using the </w:t>
      </w:r>
      <w:proofErr w:type="gramStart"/>
      <w:r w:rsidR="00FB27B0" w:rsidRPr="00F34FD0">
        <w:rPr>
          <w:bCs/>
        </w:rPr>
        <w:t>shift(</w:t>
      </w:r>
      <w:proofErr w:type="gramEnd"/>
      <w:r w:rsidR="00FB27B0" w:rsidRPr="00F34FD0">
        <w:rPr>
          <w:bCs/>
        </w:rPr>
        <w:t>1) metho</w:t>
      </w:r>
      <w:r w:rsidR="00FB27B0">
        <w:rPr>
          <w:bCs/>
        </w:rPr>
        <w:t xml:space="preserve">d </w:t>
      </w:r>
      <w:r w:rsidR="00A02F8A">
        <w:rPr>
          <w:bCs/>
        </w:rPr>
        <w:t xml:space="preserve">to ensure </w:t>
      </w:r>
      <w:r w:rsidR="00FB27B0">
        <w:rPr>
          <w:bCs/>
        </w:rPr>
        <w:t>wh</w:t>
      </w:r>
      <w:r w:rsidR="00A02F8A">
        <w:rPr>
          <w:bCs/>
        </w:rPr>
        <w:t>ich column</w:t>
      </w:r>
      <w:r w:rsidR="00FB27B0">
        <w:rPr>
          <w:bCs/>
        </w:rPr>
        <w:t xml:space="preserve"> we obtain</w:t>
      </w:r>
      <w:r w:rsidR="00A02F8A">
        <w:rPr>
          <w:bCs/>
        </w:rPr>
        <w:t>ed</w:t>
      </w:r>
      <w:r w:rsidR="00FB27B0">
        <w:rPr>
          <w:bCs/>
        </w:rPr>
        <w:t xml:space="preserve"> the data from.</w:t>
      </w:r>
      <w:r w:rsidR="00F34FD0" w:rsidRPr="00F34FD0">
        <w:rPr>
          <w:bCs/>
        </w:rPr>
        <w:t xml:space="preserve"> </w:t>
      </w:r>
      <w:r w:rsidR="00A02F8A">
        <w:rPr>
          <w:bCs/>
        </w:rPr>
        <w:t xml:space="preserve">For </w:t>
      </w:r>
      <w:r w:rsidR="002A36C8">
        <w:rPr>
          <w:bCs/>
        </w:rPr>
        <w:t xml:space="preserve">example, </w:t>
      </w:r>
      <w:r w:rsidR="00DE4095">
        <w:rPr>
          <w:bCs/>
        </w:rPr>
        <w:t>in</w:t>
      </w:r>
      <w:r w:rsidR="002A36C8">
        <w:rPr>
          <w:bCs/>
        </w:rPr>
        <w:t xml:space="preserve"> the</w:t>
      </w:r>
      <w:r w:rsidR="00F34FD0" w:rsidRPr="00F34FD0">
        <w:rPr>
          <w:bCs/>
        </w:rPr>
        <w:t xml:space="preserve"> "Initial Odometer" column, any missing values are filled by the "Final Odometer" value from the previous row within the same "Vehicle ID" group. </w:t>
      </w:r>
      <w:r w:rsidR="00A02F8A">
        <w:rPr>
          <w:bCs/>
        </w:rPr>
        <w:t xml:space="preserve"> </w:t>
      </w:r>
      <w:r w:rsidR="00F34FD0" w:rsidRPr="00F34FD0">
        <w:rPr>
          <w:bCs/>
        </w:rPr>
        <w:t>These steps help to maintain continuity in odometer readings for each vehicle while addressing gaps in the data.</w:t>
      </w:r>
      <w:r w:rsidR="00A02F8A">
        <w:rPr>
          <w:bCs/>
        </w:rPr>
        <w:t xml:space="preserve"> We did this for all the features we could. We also dropped duplicate rows</w:t>
      </w:r>
      <w:r w:rsidR="00D8790E">
        <w:rPr>
          <w:bCs/>
        </w:rPr>
        <w:t xml:space="preserve"> and</w:t>
      </w:r>
      <w:r w:rsidR="00A02F8A">
        <w:rPr>
          <w:bCs/>
        </w:rPr>
        <w:t xml:space="preserve"> row</w:t>
      </w:r>
      <w:r w:rsidR="00D8790E">
        <w:rPr>
          <w:bCs/>
        </w:rPr>
        <w:t>s</w:t>
      </w:r>
      <w:r w:rsidR="00A02F8A">
        <w:rPr>
          <w:bCs/>
        </w:rPr>
        <w:t xml:space="preserve"> with N</w:t>
      </w:r>
      <w:r w:rsidR="00D8790E">
        <w:rPr>
          <w:bCs/>
        </w:rPr>
        <w:t>As.</w:t>
      </w:r>
    </w:p>
    <w:p w14:paraId="4D368651" w14:textId="074EC169" w:rsidR="00B01C2D" w:rsidRDefault="00B82741" w:rsidP="00B01C2D">
      <w:pPr>
        <w:rPr>
          <w:b/>
          <w:bCs/>
        </w:rPr>
      </w:pPr>
      <w:r>
        <w:rPr>
          <w:bCs/>
        </w:rPr>
        <w:t xml:space="preserve">The </w:t>
      </w:r>
      <w:r>
        <w:t xml:space="preserve">Hyperparameter Tuning and Architecture was </w:t>
      </w:r>
      <w:r w:rsidR="002A36C8">
        <w:t>set up</w:t>
      </w:r>
      <w:r>
        <w:t xml:space="preserve"> in the same manner as the second model. The </w:t>
      </w:r>
      <w:r w:rsidRPr="00AD6951">
        <w:rPr>
          <w:b/>
          <w:bCs/>
        </w:rPr>
        <w:t>Randomized Search</w:t>
      </w:r>
      <w:r>
        <w:rPr>
          <w:b/>
          <w:bCs/>
        </w:rPr>
        <w:t xml:space="preserve"> </w:t>
      </w:r>
      <w:r w:rsidRPr="00B82741">
        <w:t>resulted in</w:t>
      </w:r>
      <w:r>
        <w:rPr>
          <w:b/>
          <w:bCs/>
        </w:rPr>
        <w:t xml:space="preserve"> </w:t>
      </w:r>
    </w:p>
    <w:p w14:paraId="420E83C5" w14:textId="2BD95FA2" w:rsidR="00B01C2D" w:rsidRPr="00B01C2D" w:rsidRDefault="00B01C2D" w:rsidP="00B01C2D">
      <w:r w:rsidRPr="00B01C2D">
        <w:t>Best Hyperparameters: {'</w:t>
      </w:r>
      <w:proofErr w:type="spellStart"/>
      <w:r w:rsidRPr="00B01C2D">
        <w:t>model__optimizer</w:t>
      </w:r>
      <w:proofErr w:type="spellEnd"/>
      <w:r w:rsidRPr="00B01C2D">
        <w:t>': '</w:t>
      </w:r>
      <w:proofErr w:type="spellStart"/>
      <w:r w:rsidRPr="00B01C2D">
        <w:t>adam</w:t>
      </w:r>
      <w:proofErr w:type="spellEnd"/>
      <w:r w:rsidRPr="00B01C2D">
        <w:t>', '</w:t>
      </w:r>
      <w:proofErr w:type="spellStart"/>
      <w:r w:rsidRPr="00B01C2D">
        <w:t>model__neurons</w:t>
      </w:r>
      <w:proofErr w:type="spellEnd"/>
      <w:r w:rsidRPr="00B01C2D">
        <w:t>': 256, 'model__</w:t>
      </w:r>
      <w:proofErr w:type="spellStart"/>
      <w:r w:rsidRPr="00B01C2D">
        <w:t>learning_rate</w:t>
      </w:r>
      <w:proofErr w:type="spellEnd"/>
      <w:r w:rsidRPr="00B01C2D">
        <w:t>': 0.0005, 'model__</w:t>
      </w:r>
      <w:proofErr w:type="spellStart"/>
      <w:r w:rsidRPr="00B01C2D">
        <w:t>dropout_rate</w:t>
      </w:r>
      <w:proofErr w:type="spellEnd"/>
      <w:r w:rsidRPr="00B01C2D">
        <w:t>': 0.6, '</w:t>
      </w:r>
      <w:proofErr w:type="spellStart"/>
      <w:r w:rsidRPr="00B01C2D">
        <w:t>fit__epochs</w:t>
      </w:r>
      <w:proofErr w:type="spellEnd"/>
      <w:r w:rsidRPr="00B01C2D">
        <w:t>': 50, 'fit__</w:t>
      </w:r>
      <w:proofErr w:type="spellStart"/>
      <w:r w:rsidRPr="00B01C2D">
        <w:t>batch_size</w:t>
      </w:r>
      <w:proofErr w:type="spellEnd"/>
      <w:r w:rsidRPr="00B01C2D">
        <w:t>': 128}</w:t>
      </w:r>
    </w:p>
    <w:p w14:paraId="41E1F50F" w14:textId="77777777" w:rsidR="00B01C2D" w:rsidRDefault="00B01C2D" w:rsidP="00B01C2D">
      <w:r w:rsidRPr="00B01C2D">
        <w:t>Best Score: 0.9401962004645904</w:t>
      </w:r>
    </w:p>
    <w:p w14:paraId="56F810D0" w14:textId="77777777" w:rsidR="0067498F" w:rsidRPr="00ED4D98" w:rsidRDefault="0067498F" w:rsidP="0067498F">
      <w:pPr>
        <w:rPr>
          <w:b/>
        </w:rPr>
      </w:pPr>
      <w:r w:rsidRPr="00ED4D98">
        <w:rPr>
          <w:b/>
        </w:rPr>
        <w:lastRenderedPageBreak/>
        <w:t>Evaluation of Model:</w:t>
      </w:r>
    </w:p>
    <w:p w14:paraId="2B1F8B11" w14:textId="77777777" w:rsidR="0067498F" w:rsidRDefault="0067498F" w:rsidP="00B01C2D"/>
    <w:p w14:paraId="1B3DA397" w14:textId="7ECCC3B5" w:rsidR="00EB32C0" w:rsidRDefault="00EB32C0" w:rsidP="003A20D7">
      <w:pPr>
        <w:jc w:val="center"/>
      </w:pPr>
      <w:r w:rsidRPr="00EB32C0">
        <w:rPr>
          <w:noProof/>
        </w:rPr>
        <w:drawing>
          <wp:inline distT="0" distB="0" distL="0" distR="0" wp14:anchorId="26401168" wp14:editId="1BADE1F7">
            <wp:extent cx="2768864" cy="1898467"/>
            <wp:effectExtent l="0" t="0" r="0" b="6985"/>
            <wp:docPr id="353836563"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6563" name="Picture 1" descr="A graph of a line graph&#10;&#10;Description automatically generated"/>
                    <pic:cNvPicPr/>
                  </pic:nvPicPr>
                  <pic:blipFill>
                    <a:blip r:embed="rId28"/>
                    <a:stretch>
                      <a:fillRect/>
                    </a:stretch>
                  </pic:blipFill>
                  <pic:spPr>
                    <a:xfrm>
                      <a:off x="0" y="0"/>
                      <a:ext cx="2787337" cy="1911133"/>
                    </a:xfrm>
                    <a:prstGeom prst="rect">
                      <a:avLst/>
                    </a:prstGeom>
                  </pic:spPr>
                </pic:pic>
              </a:graphicData>
            </a:graphic>
          </wp:inline>
        </w:drawing>
      </w:r>
    </w:p>
    <w:p w14:paraId="3F4E0012" w14:textId="49A31339" w:rsidR="0037774F" w:rsidRPr="00B01C2D" w:rsidRDefault="0037774F" w:rsidP="00B01C2D">
      <w:r w:rsidRPr="00777163">
        <w:t xml:space="preserve">The plot indicates that the model has been well-trained, with both the training and validation loss steadily decreasing and closely following each other throughout the epochs, which suggests good generalization and no overfitting. The losses stabilize around epoch </w:t>
      </w:r>
      <w:r>
        <w:t>15</w:t>
      </w:r>
      <w:r w:rsidRPr="00777163">
        <w:t xml:space="preserve">, indicating that the model has likely converged. The final loss values (approximately </w:t>
      </w:r>
      <w:r>
        <w:t>1</w:t>
      </w:r>
      <w:r w:rsidRPr="00777163">
        <w:t>,000 or lower) demonstrate that the model has achieved a reasonable fit to the data. Overall, the model appears to perform well, but further evaluation using additional metrics and unseen test data is recommended to confirm its real-world applicability</w:t>
      </w:r>
    </w:p>
    <w:p w14:paraId="35B9340D" w14:textId="107CFA8E" w:rsidR="00B82741" w:rsidRDefault="00FB7335" w:rsidP="003A20D7">
      <w:pPr>
        <w:jc w:val="center"/>
        <w:rPr>
          <w:bCs/>
        </w:rPr>
      </w:pPr>
      <w:r w:rsidRPr="00FB7335">
        <w:rPr>
          <w:noProof/>
        </w:rPr>
        <w:drawing>
          <wp:inline distT="0" distB="0" distL="0" distR="0" wp14:anchorId="25A4E08C" wp14:editId="2C88801C">
            <wp:extent cx="2584450" cy="1877316"/>
            <wp:effectExtent l="0" t="0" r="6350" b="8890"/>
            <wp:docPr id="13587596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9698" name="Picture 1" descr="A graph of a graph&#10;&#10;Description automatically generated with medium confidence"/>
                    <pic:cNvPicPr/>
                  </pic:nvPicPr>
                  <pic:blipFill>
                    <a:blip r:embed="rId29"/>
                    <a:stretch>
                      <a:fillRect/>
                    </a:stretch>
                  </pic:blipFill>
                  <pic:spPr>
                    <a:xfrm>
                      <a:off x="0" y="0"/>
                      <a:ext cx="2599414" cy="1888185"/>
                    </a:xfrm>
                    <a:prstGeom prst="rect">
                      <a:avLst/>
                    </a:prstGeom>
                  </pic:spPr>
                </pic:pic>
              </a:graphicData>
            </a:graphic>
          </wp:inline>
        </w:drawing>
      </w:r>
    </w:p>
    <w:p w14:paraId="0C29CA1E" w14:textId="66949B25" w:rsidR="0037774F" w:rsidRPr="009805E1" w:rsidRDefault="001E2C2A" w:rsidP="009805E1">
      <w:pPr>
        <w:rPr>
          <w:bCs/>
        </w:rPr>
      </w:pPr>
      <w:r>
        <w:rPr>
          <w:bCs/>
        </w:rPr>
        <w:t>In the graph above you can see that the</w:t>
      </w:r>
      <w:r w:rsidR="0037774F">
        <w:rPr>
          <w:bCs/>
        </w:rPr>
        <w:t xml:space="preserve"> data is skewed </w:t>
      </w:r>
      <w:r w:rsidR="009F605E">
        <w:rPr>
          <w:bCs/>
        </w:rPr>
        <w:t xml:space="preserve">but matched with the </w:t>
      </w:r>
      <w:r w:rsidR="00846438">
        <w:rPr>
          <w:bCs/>
        </w:rPr>
        <w:t>original histogram</w:t>
      </w:r>
      <w:r w:rsidR="00AE53F3">
        <w:rPr>
          <w:bCs/>
        </w:rPr>
        <w:t xml:space="preserve">. </w:t>
      </w:r>
      <w:r w:rsidR="00BD7EE6">
        <w:rPr>
          <w:bCs/>
        </w:rPr>
        <w:t xml:space="preserve">Improvement can be made to the model </w:t>
      </w:r>
      <w:r w:rsidR="007C279B">
        <w:rPr>
          <w:bCs/>
        </w:rPr>
        <w:t>by addressing the dist</w:t>
      </w:r>
      <w:r w:rsidR="00C01CE9">
        <w:rPr>
          <w:bCs/>
        </w:rPr>
        <w:t xml:space="preserve">ribution of the data. However, the model </w:t>
      </w:r>
      <w:r w:rsidR="00D41D99">
        <w:rPr>
          <w:bCs/>
        </w:rPr>
        <w:t>seems</w:t>
      </w:r>
      <w:r w:rsidR="00C01CE9">
        <w:rPr>
          <w:bCs/>
        </w:rPr>
        <w:t xml:space="preserve"> to </w:t>
      </w:r>
      <w:r w:rsidR="00475769">
        <w:rPr>
          <w:bCs/>
        </w:rPr>
        <w:t>capture the true data.</w:t>
      </w:r>
    </w:p>
    <w:p w14:paraId="4A80409B" w14:textId="4AD8C704" w:rsidR="009D2A0C" w:rsidRDefault="00CB45AE" w:rsidP="003A20D7">
      <w:pPr>
        <w:jc w:val="center"/>
        <w:rPr>
          <w:noProof/>
        </w:rPr>
      </w:pPr>
      <w:r w:rsidRPr="00CB45AE">
        <w:rPr>
          <w:b/>
          <w:noProof/>
          <w:u w:val="single"/>
        </w:rPr>
        <w:lastRenderedPageBreak/>
        <w:drawing>
          <wp:inline distT="0" distB="0" distL="0" distR="0" wp14:anchorId="045AAA3A" wp14:editId="1C1D3019">
            <wp:extent cx="6482219" cy="1752600"/>
            <wp:effectExtent l="0" t="0" r="0" b="0"/>
            <wp:docPr id="1457830038" name="Picture 1"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30038" name="Picture 1" descr="A graph showing a number of dots&#10;&#10;Description automatically generated with medium confidence"/>
                    <pic:cNvPicPr/>
                  </pic:nvPicPr>
                  <pic:blipFill>
                    <a:blip r:embed="rId30"/>
                    <a:stretch>
                      <a:fillRect/>
                    </a:stretch>
                  </pic:blipFill>
                  <pic:spPr>
                    <a:xfrm>
                      <a:off x="0" y="0"/>
                      <a:ext cx="6493241" cy="1755580"/>
                    </a:xfrm>
                    <a:prstGeom prst="rect">
                      <a:avLst/>
                    </a:prstGeom>
                  </pic:spPr>
                </pic:pic>
              </a:graphicData>
            </a:graphic>
          </wp:inline>
        </w:drawing>
      </w:r>
    </w:p>
    <w:p w14:paraId="428F294B" w14:textId="5804550F" w:rsidR="00475769" w:rsidRDefault="00475769" w:rsidP="4B367F47">
      <w:pPr>
        <w:rPr>
          <w:noProof/>
        </w:rPr>
      </w:pPr>
      <w:r>
        <w:rPr>
          <w:noProof/>
        </w:rPr>
        <w:t>The correlation graph</w:t>
      </w:r>
      <w:r w:rsidR="00CD6B56">
        <w:rPr>
          <w:noProof/>
        </w:rPr>
        <w:t xml:space="preserve"> </w:t>
      </w:r>
      <w:r>
        <w:rPr>
          <w:noProof/>
        </w:rPr>
        <w:t>above</w:t>
      </w:r>
      <w:r w:rsidR="007F5394">
        <w:rPr>
          <w:noProof/>
        </w:rPr>
        <w:t xml:space="preserve"> </w:t>
      </w:r>
      <w:r w:rsidR="009A5DED">
        <w:rPr>
          <w:noProof/>
        </w:rPr>
        <w:t>aligns</w:t>
      </w:r>
      <w:r w:rsidR="00D30F5D">
        <w:rPr>
          <w:noProof/>
        </w:rPr>
        <w:t xml:space="preserve"> with the </w:t>
      </w:r>
      <w:r w:rsidR="006534FA">
        <w:rPr>
          <w:noProof/>
        </w:rPr>
        <w:t xml:space="preserve">prior graph showing that there is a greater error </w:t>
      </w:r>
      <w:r w:rsidR="00750E33">
        <w:rPr>
          <w:noProof/>
        </w:rPr>
        <w:t xml:space="preserve">since the model distribution is skewed to the low </w:t>
      </w:r>
      <w:r w:rsidR="00086389">
        <w:rPr>
          <w:noProof/>
        </w:rPr>
        <w:t>energy</w:t>
      </w:r>
      <w:r w:rsidR="00B00DB7">
        <w:rPr>
          <w:noProof/>
        </w:rPr>
        <w:t xml:space="preserve"> consumption levels. </w:t>
      </w:r>
    </w:p>
    <w:p w14:paraId="683A8824" w14:textId="6D867EEF" w:rsidR="0067498F" w:rsidRDefault="0067498F" w:rsidP="4B367F47">
      <w:pPr>
        <w:rPr>
          <w:noProof/>
        </w:rPr>
      </w:pPr>
      <w:r w:rsidRPr="0067498F">
        <w:rPr>
          <w:b/>
          <w:bCs/>
          <w:noProof/>
        </w:rPr>
        <w:t>Model Improv</w:t>
      </w:r>
      <w:r w:rsidR="00DB5F07">
        <w:rPr>
          <w:b/>
          <w:bCs/>
          <w:noProof/>
        </w:rPr>
        <w:t>e</w:t>
      </w:r>
      <w:r w:rsidRPr="0067498F">
        <w:rPr>
          <w:b/>
          <w:bCs/>
          <w:noProof/>
        </w:rPr>
        <w:t xml:space="preserve">ments </w:t>
      </w:r>
      <w:r w:rsidR="00486C09">
        <w:rPr>
          <w:b/>
          <w:bCs/>
          <w:noProof/>
        </w:rPr>
        <w:t>&amp;</w:t>
      </w:r>
      <w:r>
        <w:rPr>
          <w:noProof/>
        </w:rPr>
        <w:t xml:space="preserve"> </w:t>
      </w:r>
      <w:r w:rsidR="00486C09" w:rsidRPr="00486C09">
        <w:rPr>
          <w:b/>
          <w:bCs/>
          <w:noProof/>
        </w:rPr>
        <w:t>Re</w:t>
      </w:r>
      <w:r w:rsidR="00486C09" w:rsidRPr="00486C09">
        <w:rPr>
          <w:b/>
          <w:bCs/>
        </w:rPr>
        <w:t>e</w:t>
      </w:r>
      <w:r w:rsidRPr="00486C09">
        <w:rPr>
          <w:b/>
          <w:bCs/>
        </w:rPr>
        <w:t>valuation:</w:t>
      </w:r>
    </w:p>
    <w:p w14:paraId="4554FAC5" w14:textId="40E6E7A0" w:rsidR="00C72144" w:rsidRDefault="00E747A6" w:rsidP="00C72144">
      <w:pPr>
        <w:rPr>
          <w:noProof/>
        </w:rPr>
      </w:pPr>
      <w:r>
        <w:rPr>
          <w:noProof/>
        </w:rPr>
        <w:t xml:space="preserve">To deal with the distribution model we </w:t>
      </w:r>
      <w:r w:rsidR="00A448C7">
        <w:rPr>
          <w:noProof/>
        </w:rPr>
        <w:t>a</w:t>
      </w:r>
      <w:r w:rsidR="00A448C7" w:rsidRPr="00A448C7">
        <w:rPr>
          <w:noProof/>
        </w:rPr>
        <w:t>ppl</w:t>
      </w:r>
      <w:r w:rsidR="00A448C7">
        <w:rPr>
          <w:noProof/>
        </w:rPr>
        <w:t>ied a</w:t>
      </w:r>
      <w:r w:rsidR="00A448C7" w:rsidRPr="00A448C7">
        <w:rPr>
          <w:noProof/>
        </w:rPr>
        <w:t xml:space="preserve"> log transformation to the target variable to reduce skewness y = np.log1p(y)</w:t>
      </w:r>
      <w:r w:rsidR="00A448C7">
        <w:rPr>
          <w:noProof/>
        </w:rPr>
        <w:t>. After run</w:t>
      </w:r>
      <w:r w:rsidR="00486428">
        <w:rPr>
          <w:noProof/>
        </w:rPr>
        <w:t>n</w:t>
      </w:r>
      <w:r w:rsidR="00A448C7">
        <w:rPr>
          <w:noProof/>
        </w:rPr>
        <w:t xml:space="preserve">ing the models again we obtained </w:t>
      </w:r>
      <w:r w:rsidR="00131A88" w:rsidRPr="00131A88">
        <w:rPr>
          <w:noProof/>
        </w:rPr>
        <w:t>Best Hyperparameters: {'model__optimizer': 'nadam', 'model__neurons': 256, 'model__learning_rate': 0.0005, 'model__dropout_rate': 0.5, 'fit__epochs': 150, 'fit__batch_size': 64}</w:t>
      </w:r>
      <w:r w:rsidR="00131A88">
        <w:rPr>
          <w:noProof/>
        </w:rPr>
        <w:t xml:space="preserve"> </w:t>
      </w:r>
      <w:r w:rsidR="00131A88" w:rsidRPr="00131A88">
        <w:rPr>
          <w:noProof/>
        </w:rPr>
        <w:t>Best Score: 0.9677305710083782</w:t>
      </w:r>
      <w:r w:rsidR="00131A88">
        <w:rPr>
          <w:noProof/>
        </w:rPr>
        <w:t xml:space="preserve">. </w:t>
      </w:r>
    </w:p>
    <w:p w14:paraId="0F7A7860" w14:textId="68E5720B" w:rsidR="00131A88" w:rsidRPr="00131A88" w:rsidRDefault="0018706D" w:rsidP="003A20D7">
      <w:pPr>
        <w:jc w:val="center"/>
        <w:rPr>
          <w:noProof/>
        </w:rPr>
      </w:pPr>
      <w:r w:rsidRPr="0018706D">
        <w:rPr>
          <w:noProof/>
        </w:rPr>
        <w:drawing>
          <wp:inline distT="0" distB="0" distL="0" distR="0" wp14:anchorId="70CAA2B9" wp14:editId="603877E0">
            <wp:extent cx="6559550" cy="1873723"/>
            <wp:effectExtent l="0" t="0" r="0" b="0"/>
            <wp:docPr id="218762347"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62347" name="Picture 1" descr="A graph with a line graph&#10;&#10;Description automatically generated with medium confidence"/>
                    <pic:cNvPicPr/>
                  </pic:nvPicPr>
                  <pic:blipFill>
                    <a:blip r:embed="rId31"/>
                    <a:stretch>
                      <a:fillRect/>
                    </a:stretch>
                  </pic:blipFill>
                  <pic:spPr>
                    <a:xfrm>
                      <a:off x="0" y="0"/>
                      <a:ext cx="6580368" cy="1879670"/>
                    </a:xfrm>
                    <a:prstGeom prst="rect">
                      <a:avLst/>
                    </a:prstGeom>
                  </pic:spPr>
                </pic:pic>
              </a:graphicData>
            </a:graphic>
          </wp:inline>
        </w:drawing>
      </w:r>
    </w:p>
    <w:p w14:paraId="0772D052" w14:textId="30771D3A" w:rsidR="00E747A6" w:rsidRDefault="00A110BA" w:rsidP="4B367F47">
      <w:pPr>
        <w:rPr>
          <w:bCs/>
        </w:rPr>
      </w:pPr>
      <w:r w:rsidRPr="00A110BA">
        <w:rPr>
          <w:bCs/>
        </w:rPr>
        <w:t>Because the model uses a linear activation function in the output layer for a regression problem, it may predict negative values even when the target range is strictly non-negative. This can happen because the model isn't constrained to produce positive outputs.</w:t>
      </w:r>
      <w:r>
        <w:rPr>
          <w:bCs/>
        </w:rPr>
        <w:t xml:space="preserve">  We addressed this issue by </w:t>
      </w:r>
      <w:r w:rsidR="003D37CC" w:rsidRPr="003D37CC">
        <w:rPr>
          <w:bCs/>
        </w:rPr>
        <w:t>appl</w:t>
      </w:r>
      <w:r w:rsidR="003D37CC">
        <w:rPr>
          <w:bCs/>
        </w:rPr>
        <w:t>ying</w:t>
      </w:r>
      <w:r w:rsidR="003D37CC" w:rsidRPr="003D37CC">
        <w:rPr>
          <w:bCs/>
        </w:rPr>
        <w:t xml:space="preserve"> a </w:t>
      </w:r>
      <w:r w:rsidR="003D37CC" w:rsidRPr="003D37CC">
        <w:rPr>
          <w:b/>
          <w:bCs/>
        </w:rPr>
        <w:t>clip operation</w:t>
      </w:r>
      <w:r w:rsidR="003D37CC" w:rsidRPr="003D37CC">
        <w:rPr>
          <w:bCs/>
        </w:rPr>
        <w:t xml:space="preserve"> to constrain predictions during evaluation</w:t>
      </w:r>
      <w:r w:rsidR="003D37CC">
        <w:rPr>
          <w:bCs/>
        </w:rPr>
        <w:t>.</w:t>
      </w:r>
      <w:r w:rsidR="0099083E">
        <w:rPr>
          <w:bCs/>
        </w:rPr>
        <w:t xml:space="preserve"> </w:t>
      </w:r>
      <w:proofErr w:type="spellStart"/>
      <w:r w:rsidR="0099083E" w:rsidRPr="0099083E">
        <w:rPr>
          <w:bCs/>
        </w:rPr>
        <w:t>y_pred_FCNN_clipped</w:t>
      </w:r>
      <w:proofErr w:type="spellEnd"/>
      <w:r w:rsidR="0099083E" w:rsidRPr="0099083E">
        <w:rPr>
          <w:bCs/>
        </w:rPr>
        <w:t xml:space="preserve"> = </w:t>
      </w:r>
      <w:proofErr w:type="spellStart"/>
      <w:proofErr w:type="gramStart"/>
      <w:r w:rsidR="0099083E" w:rsidRPr="0099083E">
        <w:rPr>
          <w:bCs/>
        </w:rPr>
        <w:t>np.clip</w:t>
      </w:r>
      <w:proofErr w:type="spellEnd"/>
      <w:proofErr w:type="gramEnd"/>
      <w:r w:rsidR="0099083E" w:rsidRPr="0099083E">
        <w:rPr>
          <w:bCs/>
        </w:rPr>
        <w:t>(</w:t>
      </w:r>
      <w:proofErr w:type="spellStart"/>
      <w:r w:rsidR="0099083E" w:rsidRPr="0099083E">
        <w:rPr>
          <w:bCs/>
        </w:rPr>
        <w:t>y_pred_FCNN.flatten</w:t>
      </w:r>
      <w:proofErr w:type="spellEnd"/>
      <w:r w:rsidR="0099083E" w:rsidRPr="0099083E">
        <w:rPr>
          <w:bCs/>
        </w:rPr>
        <w:t>(), 0, None)</w:t>
      </w:r>
    </w:p>
    <w:p w14:paraId="62D6EA86" w14:textId="469DDE8A" w:rsidR="00A9575B" w:rsidRDefault="00A9575B" w:rsidP="003A20D7">
      <w:pPr>
        <w:jc w:val="center"/>
        <w:rPr>
          <w:bCs/>
        </w:rPr>
      </w:pPr>
      <w:r w:rsidRPr="00A9575B">
        <w:rPr>
          <w:bCs/>
          <w:noProof/>
        </w:rPr>
        <w:lastRenderedPageBreak/>
        <w:drawing>
          <wp:inline distT="0" distB="0" distL="0" distR="0" wp14:anchorId="316F401B" wp14:editId="6588624E">
            <wp:extent cx="2808138" cy="2032000"/>
            <wp:effectExtent l="0" t="0" r="0" b="6350"/>
            <wp:docPr id="72703739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37390" name="Picture 1" descr="A graph of different colored bars&#10;&#10;Description automatically generated with medium confidence"/>
                    <pic:cNvPicPr/>
                  </pic:nvPicPr>
                  <pic:blipFill>
                    <a:blip r:embed="rId32"/>
                    <a:stretch>
                      <a:fillRect/>
                    </a:stretch>
                  </pic:blipFill>
                  <pic:spPr>
                    <a:xfrm>
                      <a:off x="0" y="0"/>
                      <a:ext cx="2819842" cy="2040469"/>
                    </a:xfrm>
                    <a:prstGeom prst="rect">
                      <a:avLst/>
                    </a:prstGeom>
                  </pic:spPr>
                </pic:pic>
              </a:graphicData>
            </a:graphic>
          </wp:inline>
        </w:drawing>
      </w:r>
    </w:p>
    <w:p w14:paraId="299AA4AE" w14:textId="77777777" w:rsidR="009E0A2A" w:rsidRDefault="009E0A2A" w:rsidP="4B367F47">
      <w:pPr>
        <w:rPr>
          <w:bCs/>
        </w:rPr>
      </w:pPr>
    </w:p>
    <w:p w14:paraId="49D2C3BB" w14:textId="47AFFD88" w:rsidR="009E0A2A" w:rsidRDefault="001914B5" w:rsidP="003A20D7">
      <w:pPr>
        <w:jc w:val="center"/>
        <w:rPr>
          <w:bCs/>
        </w:rPr>
      </w:pPr>
      <w:r w:rsidRPr="001914B5">
        <w:rPr>
          <w:bCs/>
          <w:noProof/>
        </w:rPr>
        <w:drawing>
          <wp:inline distT="0" distB="0" distL="0" distR="0" wp14:anchorId="252F8567" wp14:editId="3722559C">
            <wp:extent cx="6488341" cy="1866900"/>
            <wp:effectExtent l="0" t="0" r="8255" b="0"/>
            <wp:docPr id="1164159812" name="Picture 1" descr="A graph showing a line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9812" name="Picture 1" descr="A graph showing a line of dots&#10;&#10;Description automatically generated with medium confidence"/>
                    <pic:cNvPicPr/>
                  </pic:nvPicPr>
                  <pic:blipFill>
                    <a:blip r:embed="rId33"/>
                    <a:stretch>
                      <a:fillRect/>
                    </a:stretch>
                  </pic:blipFill>
                  <pic:spPr>
                    <a:xfrm>
                      <a:off x="0" y="0"/>
                      <a:ext cx="6504449" cy="1871535"/>
                    </a:xfrm>
                    <a:prstGeom prst="rect">
                      <a:avLst/>
                    </a:prstGeom>
                  </pic:spPr>
                </pic:pic>
              </a:graphicData>
            </a:graphic>
          </wp:inline>
        </w:drawing>
      </w:r>
    </w:p>
    <w:p w14:paraId="1757433C" w14:textId="26B33F93" w:rsidR="00310177" w:rsidRDefault="00143F35" w:rsidP="4B367F47">
      <w:pPr>
        <w:rPr>
          <w:bCs/>
        </w:rPr>
      </w:pPr>
      <w:r w:rsidRPr="00143F35">
        <w:rPr>
          <w:bCs/>
        </w:rPr>
        <w:t>These changes result</w:t>
      </w:r>
      <w:r w:rsidR="00CE63B2">
        <w:rPr>
          <w:bCs/>
        </w:rPr>
        <w:t>ed</w:t>
      </w:r>
      <w:r w:rsidRPr="00143F35">
        <w:rPr>
          <w:bCs/>
        </w:rPr>
        <w:t xml:space="preserve"> in a more accurate model with fewer prediction er</w:t>
      </w:r>
      <w:r w:rsidR="00970CB6">
        <w:rPr>
          <w:bCs/>
        </w:rPr>
        <w:t>rors</w:t>
      </w:r>
      <w:r w:rsidRPr="00143F35">
        <w:rPr>
          <w:bCs/>
        </w:rPr>
        <w:t xml:space="preserve">. Alternatively, replacing the final linear activation with a </w:t>
      </w:r>
      <w:proofErr w:type="spellStart"/>
      <w:r w:rsidRPr="00143F35">
        <w:rPr>
          <w:bCs/>
        </w:rPr>
        <w:t>ReLU</w:t>
      </w:r>
      <w:proofErr w:type="spellEnd"/>
      <w:r w:rsidRPr="00143F35">
        <w:rPr>
          <w:bCs/>
        </w:rPr>
        <w:t xml:space="preserve"> function can constrain the output to be non-negative, yielding similar results. However, we opted to retain the linear activation for this implementation.</w:t>
      </w:r>
      <w:r w:rsidR="00AD2BB0">
        <w:rPr>
          <w:bCs/>
        </w:rPr>
        <w:t xml:space="preserve"> </w:t>
      </w:r>
    </w:p>
    <w:p w14:paraId="1AE815AC" w14:textId="1FD8E734" w:rsidR="003A20D7" w:rsidRDefault="00310177" w:rsidP="003A20D7">
      <w:pPr>
        <w:jc w:val="center"/>
        <w:rPr>
          <w:bCs/>
        </w:rPr>
      </w:pPr>
      <w:r>
        <w:rPr>
          <w:noProof/>
        </w:rPr>
        <w:drawing>
          <wp:inline distT="0" distB="0" distL="0" distR="0" wp14:anchorId="0344CE7A" wp14:editId="337FAE64">
            <wp:extent cx="2534597" cy="1847850"/>
            <wp:effectExtent l="0" t="0" r="0" b="0"/>
            <wp:docPr id="95759753" name="Picture 1"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4597" cy="1847850"/>
                    </a:xfrm>
                    <a:prstGeom prst="rect">
                      <a:avLst/>
                    </a:prstGeom>
                  </pic:spPr>
                </pic:pic>
              </a:graphicData>
            </a:graphic>
          </wp:inline>
        </w:drawing>
      </w:r>
    </w:p>
    <w:p w14:paraId="612C704A" w14:textId="22082850" w:rsidR="00595AD0" w:rsidRDefault="00B84BC1" w:rsidP="00595AD0">
      <w:pPr>
        <w:rPr>
          <w:bCs/>
        </w:rPr>
      </w:pPr>
      <w:r w:rsidRPr="00B84BC1">
        <w:rPr>
          <w:bCs/>
        </w:rPr>
        <w:t>Upon reviewing the model's loss, we implemented early stopping to enhance performance and prevent overfitting.</w:t>
      </w:r>
      <w:r w:rsidR="00D454CE">
        <w:rPr>
          <w:bCs/>
        </w:rPr>
        <w:t xml:space="preserve"> Below is the image of the code </w:t>
      </w:r>
      <w:r w:rsidR="008757AC">
        <w:rPr>
          <w:bCs/>
        </w:rPr>
        <w:t xml:space="preserve">addition. </w:t>
      </w:r>
    </w:p>
    <w:p w14:paraId="1A5F3D64" w14:textId="00DCA838" w:rsidR="00A77E17" w:rsidRDefault="00153A3A" w:rsidP="00595AD0">
      <w:pPr>
        <w:jc w:val="center"/>
      </w:pPr>
      <w:r w:rsidRPr="00153A3A">
        <w:rPr>
          <w:bCs/>
          <w:noProof/>
        </w:rPr>
        <w:lastRenderedPageBreak/>
        <w:drawing>
          <wp:inline distT="0" distB="0" distL="0" distR="0" wp14:anchorId="38387A04" wp14:editId="27465045">
            <wp:extent cx="5486400" cy="742315"/>
            <wp:effectExtent l="0" t="0" r="0" b="635"/>
            <wp:docPr id="404918177"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18177" name="Picture 1" descr="A close-up of a message&#10;&#10;Description automatically generated"/>
                    <pic:cNvPicPr/>
                  </pic:nvPicPr>
                  <pic:blipFill>
                    <a:blip r:embed="rId35"/>
                    <a:stretch>
                      <a:fillRect/>
                    </a:stretch>
                  </pic:blipFill>
                  <pic:spPr>
                    <a:xfrm>
                      <a:off x="0" y="0"/>
                      <a:ext cx="5486400" cy="742315"/>
                    </a:xfrm>
                    <a:prstGeom prst="rect">
                      <a:avLst/>
                    </a:prstGeom>
                  </pic:spPr>
                </pic:pic>
              </a:graphicData>
            </a:graphic>
          </wp:inline>
        </w:drawing>
      </w:r>
      <w:r w:rsidR="00A77E17" w:rsidRPr="00371E1F">
        <w:rPr>
          <w:bCs/>
          <w:noProof/>
        </w:rPr>
        <w:drawing>
          <wp:inline distT="0" distB="0" distL="0" distR="0" wp14:anchorId="6ABCBEF8" wp14:editId="65F70D74">
            <wp:extent cx="2374148" cy="1830191"/>
            <wp:effectExtent l="0" t="0" r="7620" b="0"/>
            <wp:docPr id="8884603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036" name="Picture 1" descr="A graph of a graph&#10;&#10;Description automatically generated"/>
                    <pic:cNvPicPr/>
                  </pic:nvPicPr>
                  <pic:blipFill>
                    <a:blip r:embed="rId36"/>
                    <a:stretch>
                      <a:fillRect/>
                    </a:stretch>
                  </pic:blipFill>
                  <pic:spPr>
                    <a:xfrm>
                      <a:off x="0" y="0"/>
                      <a:ext cx="2387684" cy="1840626"/>
                    </a:xfrm>
                    <a:prstGeom prst="rect">
                      <a:avLst/>
                    </a:prstGeom>
                  </pic:spPr>
                </pic:pic>
              </a:graphicData>
            </a:graphic>
          </wp:inline>
        </w:drawing>
      </w:r>
    </w:p>
    <w:p w14:paraId="5B74C497" w14:textId="3BB84B7F" w:rsidR="003A20D7" w:rsidRDefault="00D454CE" w:rsidP="00A77E17">
      <w:pPr>
        <w:rPr>
          <w:bCs/>
        </w:rPr>
      </w:pPr>
      <w:r w:rsidRPr="00D454CE">
        <w:rPr>
          <w:bCs/>
        </w:rPr>
        <w:t>This modification helps the model stop training once it has converged, avoiding unnecessary epochs and potentially enhancing generalization performance</w:t>
      </w:r>
    </w:p>
    <w:p w14:paraId="2E3C8F90" w14:textId="44397F86" w:rsidR="001914B5" w:rsidRDefault="0071440F" w:rsidP="00A77E17">
      <w:pPr>
        <w:jc w:val="center"/>
        <w:rPr>
          <w:bCs/>
        </w:rPr>
      </w:pPr>
      <w:r w:rsidRPr="0071440F">
        <w:rPr>
          <w:bCs/>
          <w:noProof/>
        </w:rPr>
        <w:drawing>
          <wp:inline distT="0" distB="0" distL="0" distR="0" wp14:anchorId="52E17279" wp14:editId="74C23B50">
            <wp:extent cx="2735301" cy="2089150"/>
            <wp:effectExtent l="0" t="0" r="8255" b="6350"/>
            <wp:docPr id="44706519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65198" name="Picture 1" descr="A graph of different colored bars&#10;&#10;Description automatically generated"/>
                    <pic:cNvPicPr/>
                  </pic:nvPicPr>
                  <pic:blipFill>
                    <a:blip r:embed="rId37"/>
                    <a:stretch>
                      <a:fillRect/>
                    </a:stretch>
                  </pic:blipFill>
                  <pic:spPr>
                    <a:xfrm>
                      <a:off x="0" y="0"/>
                      <a:ext cx="2749929" cy="2100322"/>
                    </a:xfrm>
                    <a:prstGeom prst="rect">
                      <a:avLst/>
                    </a:prstGeom>
                  </pic:spPr>
                </pic:pic>
              </a:graphicData>
            </a:graphic>
          </wp:inline>
        </w:drawing>
      </w:r>
      <w:r w:rsidR="00693F68" w:rsidRPr="00693F68">
        <w:rPr>
          <w:bCs/>
          <w:noProof/>
        </w:rPr>
        <w:drawing>
          <wp:inline distT="0" distB="0" distL="0" distR="0" wp14:anchorId="4BE0D372" wp14:editId="2BF3ED7B">
            <wp:extent cx="6377773" cy="1817370"/>
            <wp:effectExtent l="0" t="0" r="4445" b="0"/>
            <wp:docPr id="2123548936" name="Picture 1" descr="A graph showing a line of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48936" name="Picture 1" descr="A graph showing a line of purple dots&#10;&#10;Description automatically generated"/>
                    <pic:cNvPicPr/>
                  </pic:nvPicPr>
                  <pic:blipFill>
                    <a:blip r:embed="rId38"/>
                    <a:stretch>
                      <a:fillRect/>
                    </a:stretch>
                  </pic:blipFill>
                  <pic:spPr>
                    <a:xfrm>
                      <a:off x="0" y="0"/>
                      <a:ext cx="6381371" cy="1818395"/>
                    </a:xfrm>
                    <a:prstGeom prst="rect">
                      <a:avLst/>
                    </a:prstGeom>
                  </pic:spPr>
                </pic:pic>
              </a:graphicData>
            </a:graphic>
          </wp:inline>
        </w:drawing>
      </w:r>
    </w:p>
    <w:p w14:paraId="1844D3BF" w14:textId="7F51AEFE" w:rsidR="00A77E17" w:rsidRDefault="00A77E17" w:rsidP="00785935">
      <w:pPr>
        <w:rPr>
          <w:bCs/>
        </w:rPr>
      </w:pPr>
      <w:r w:rsidRPr="00487A6D">
        <w:rPr>
          <w:bCs/>
        </w:rPr>
        <w:t>While this modification did not significantly impact the model's error rates, it did influence the frequency</w:t>
      </w:r>
      <w:r w:rsidR="00785935">
        <w:rPr>
          <w:bCs/>
        </w:rPr>
        <w:t xml:space="preserve"> of the predictions.</w:t>
      </w:r>
    </w:p>
    <w:p w14:paraId="02A88656" w14:textId="77777777" w:rsidR="0067498F" w:rsidRPr="005F535D" w:rsidRDefault="0067498F" w:rsidP="0067498F">
      <w:r>
        <w:t>The final MAE: T</w:t>
      </w:r>
      <w:r w:rsidRPr="00221506">
        <w:t>his model achieved a Mean Absolute Error (MAE) of 0.2198</w:t>
      </w:r>
      <w:r>
        <w:t>.</w:t>
      </w:r>
    </w:p>
    <w:p w14:paraId="0EE3CDB2" w14:textId="77777777" w:rsidR="0067498F" w:rsidRDefault="0067498F" w:rsidP="00785935">
      <w:pPr>
        <w:rPr>
          <w:bCs/>
        </w:rPr>
      </w:pPr>
    </w:p>
    <w:p w14:paraId="7D67C837" w14:textId="0B6EBBEB" w:rsidR="00F92C1A" w:rsidRDefault="00153A3A" w:rsidP="00ED4676">
      <w:r>
        <w:rPr>
          <w:bCs/>
        </w:rPr>
        <w:t xml:space="preserve">Ideally </w:t>
      </w:r>
      <w:r w:rsidR="006A4BCC">
        <w:rPr>
          <w:bCs/>
        </w:rPr>
        <w:t>having</w:t>
      </w:r>
      <w:r>
        <w:rPr>
          <w:bCs/>
        </w:rPr>
        <w:t xml:space="preserve"> all the</w:t>
      </w:r>
      <w:r w:rsidR="00DD271D">
        <w:rPr>
          <w:bCs/>
        </w:rPr>
        <w:t xml:space="preserve"> feature</w:t>
      </w:r>
      <w:r>
        <w:rPr>
          <w:bCs/>
        </w:rPr>
        <w:t xml:space="preserve"> data from the initial dat</w:t>
      </w:r>
      <w:r w:rsidR="00DD271D">
        <w:rPr>
          <w:bCs/>
        </w:rPr>
        <w:t xml:space="preserve">a set would produce a more realistic model. </w:t>
      </w:r>
      <w:r w:rsidR="0058707F">
        <w:rPr>
          <w:bCs/>
        </w:rPr>
        <w:t xml:space="preserve">For </w:t>
      </w:r>
      <w:r w:rsidR="006A4BCC">
        <w:rPr>
          <w:bCs/>
        </w:rPr>
        <w:t>example,</w:t>
      </w:r>
      <w:r w:rsidR="0058707F">
        <w:rPr>
          <w:bCs/>
        </w:rPr>
        <w:t xml:space="preserve"> having the </w:t>
      </w:r>
      <w:r w:rsidR="0058707F" w:rsidRPr="00F74001">
        <w:t>regeneration</w:t>
      </w:r>
      <w:r w:rsidR="006A4BCC">
        <w:t xml:space="preserve"> energy and the </w:t>
      </w:r>
      <w:r w:rsidR="006A4BCC" w:rsidRPr="00F74001">
        <w:t>average speed</w:t>
      </w:r>
      <w:r w:rsidR="0058707F">
        <w:t xml:space="preserve"> would make a huge difference in the last model.</w:t>
      </w:r>
    </w:p>
    <w:p w14:paraId="3F88C9DA" w14:textId="15375295" w:rsidR="00F92C1A" w:rsidRDefault="00F00F95" w:rsidP="00F92C1A">
      <w:pPr>
        <w:pStyle w:val="Heading1"/>
      </w:pPr>
      <w:bookmarkStart w:id="19" w:name="_Toc183371494"/>
      <w:r>
        <w:t>Conclusion</w:t>
      </w:r>
      <w:bookmarkEnd w:id="19"/>
    </w:p>
    <w:p w14:paraId="14DC2428" w14:textId="1EA7B8C1" w:rsidR="00B168CF" w:rsidRPr="00B168CF" w:rsidRDefault="00B168CF" w:rsidP="00B168CF">
      <w:r w:rsidRPr="00B168CF">
        <w:t>The</w:t>
      </w:r>
      <w:r w:rsidR="007775E5">
        <w:t xml:space="preserve"> random forest </w:t>
      </w:r>
      <w:r w:rsidR="001029FB">
        <w:t>and gradient boosting regressors provide valuable insights into the</w:t>
      </w:r>
      <w:r w:rsidR="00CD3564">
        <w:t xml:space="preserve"> effects of driving patterns on energy consumption and regeneration. Combined with the </w:t>
      </w:r>
      <w:r w:rsidRPr="00B168CF">
        <w:t>trained FCNN model</w:t>
      </w:r>
      <w:r w:rsidR="00CD3564">
        <w:t xml:space="preserve">, there is </w:t>
      </w:r>
      <w:r w:rsidRPr="00B168CF">
        <w:t xml:space="preserve">significant potential for predicting the energy consumption of electric vehicles (EVs) under various driving conditions. </w:t>
      </w:r>
      <w:r w:rsidR="647DC3CF">
        <w:t xml:space="preserve">In this demonstration, all our ML models and each iteration of our FCNN performed quite well. </w:t>
      </w:r>
      <w:r w:rsidR="5E8D425A">
        <w:t xml:space="preserve">This can be seen by the strong overlap between the predictions our models made, </w:t>
      </w:r>
      <w:r w:rsidR="7856F15A">
        <w:t xml:space="preserve">and </w:t>
      </w:r>
      <w:r w:rsidR="5E8D425A">
        <w:t>the ground truth values from the testing data.</w:t>
      </w:r>
      <w:r w:rsidR="647DC3CF">
        <w:t xml:space="preserve"> </w:t>
      </w:r>
      <w:r w:rsidR="170B2E7D">
        <w:t>Regarding</w:t>
      </w:r>
      <w:r w:rsidR="31A81287">
        <w:t xml:space="preserve"> our FCNN, our last iteration proved to have the lowest </w:t>
      </w:r>
      <w:r w:rsidR="62AD1677">
        <w:t>error and</w:t>
      </w:r>
      <w:r w:rsidR="327EE2C8">
        <w:t xml:space="preserve"> is therefore the most effective</w:t>
      </w:r>
      <w:r w:rsidR="31A81287">
        <w:t>. For instance, our first FCNN</w:t>
      </w:r>
      <w:r w:rsidR="559A38D5">
        <w:t xml:space="preserve"> </w:t>
      </w:r>
      <w:r w:rsidR="31A81287">
        <w:t xml:space="preserve">produced an MAE of 21.19, our second an MAE of 13.62, and our last </w:t>
      </w:r>
      <w:r w:rsidR="38F7C12D">
        <w:t xml:space="preserve">iteration </w:t>
      </w:r>
      <w:r w:rsidR="6FF586A4">
        <w:t xml:space="preserve">had an MAE of 0.2198. </w:t>
      </w:r>
      <w:r>
        <w:t>Th</w:t>
      </w:r>
      <w:r w:rsidR="21B1AE18">
        <w:t>e</w:t>
      </w:r>
      <w:r w:rsidRPr="00B168CF">
        <w:t xml:space="preserve"> capability </w:t>
      </w:r>
      <w:r w:rsidR="142D9364">
        <w:t xml:space="preserve">of our models, both ML and FCNN, </w:t>
      </w:r>
      <w:r w:rsidRPr="00B168CF">
        <w:t>can be applied to several critical tasks, including:</w:t>
      </w:r>
    </w:p>
    <w:p w14:paraId="5C63D0F2" w14:textId="6F08CAEA" w:rsidR="00B168CF" w:rsidRPr="00B168CF" w:rsidRDefault="00B168CF" w:rsidP="00B168CF">
      <w:pPr>
        <w:numPr>
          <w:ilvl w:val="0"/>
          <w:numId w:val="25"/>
        </w:numPr>
      </w:pPr>
      <w:r w:rsidRPr="00B168CF">
        <w:rPr>
          <w:b/>
          <w:bCs/>
        </w:rPr>
        <w:t>Battery Management</w:t>
      </w:r>
      <w:r w:rsidRPr="00B168CF">
        <w:t>: By estimating energy consumption, the model</w:t>
      </w:r>
      <w:r w:rsidR="0071120F">
        <w:t>s</w:t>
      </w:r>
      <w:r w:rsidRPr="00B168CF">
        <w:t xml:space="preserve"> can help predict the remaining battery life, ensuring more efficient battery usage.</w:t>
      </w:r>
    </w:p>
    <w:p w14:paraId="7C53B983" w14:textId="3F5D7622" w:rsidR="00B168CF" w:rsidRPr="00B168CF" w:rsidRDefault="00B168CF" w:rsidP="00B168CF">
      <w:pPr>
        <w:numPr>
          <w:ilvl w:val="0"/>
          <w:numId w:val="25"/>
        </w:numPr>
      </w:pPr>
      <w:r w:rsidRPr="00B168CF">
        <w:rPr>
          <w:b/>
          <w:bCs/>
        </w:rPr>
        <w:t>Optimization</w:t>
      </w:r>
      <w:r w:rsidRPr="00B168CF">
        <w:t>: The model</w:t>
      </w:r>
      <w:r w:rsidR="0071120F">
        <w:t>s</w:t>
      </w:r>
      <w:r w:rsidRPr="00B168CF">
        <w:t xml:space="preserve"> can provide insights into driving strategies that minimize energy consumption, such as recommending optimal speeds, acceleration profiles, and other driving behaviors.</w:t>
      </w:r>
    </w:p>
    <w:p w14:paraId="3300E27B" w14:textId="3FFF61A2" w:rsidR="00B168CF" w:rsidRPr="00B168CF" w:rsidRDefault="00B168CF" w:rsidP="00B168CF">
      <w:r>
        <w:t>By</w:t>
      </w:r>
      <w:r w:rsidRPr="00B168CF">
        <w:t xml:space="preserve"> training the FCNN model on comprehensive data, we can develop a robust solution that accurately forecasts energy consumption, enabling users to optimize their driving habits and better plan for charging needs.</w:t>
      </w:r>
    </w:p>
    <w:p w14:paraId="43FD6751" w14:textId="77777777" w:rsidR="00B168CF" w:rsidRPr="00B168CF" w:rsidRDefault="00B168CF" w:rsidP="00B168CF">
      <w:r w:rsidRPr="00B168CF">
        <w:t xml:space="preserve">The use of </w:t>
      </w:r>
      <w:r w:rsidRPr="00B168CF">
        <w:rPr>
          <w:b/>
          <w:bCs/>
        </w:rPr>
        <w:t>Randomized Search Cross-Validation</w:t>
      </w:r>
      <w:r w:rsidRPr="00B168CF">
        <w:t xml:space="preserve"> for hyperparameter optimization is an essential practice, enhancing model performance while saving time and allowing for more scalable AI solutions.</w:t>
      </w:r>
    </w:p>
    <w:p w14:paraId="6B717813" w14:textId="52954481" w:rsidR="00B168CF" w:rsidRDefault="000645E8" w:rsidP="00B168CF">
      <w:r>
        <w:t>T</w:t>
      </w:r>
      <w:r w:rsidR="00B168CF" w:rsidRPr="00B168CF">
        <w:t>o truly assess the model's effectiveness, it is crucial to deploy it in a production environment. Doing so would enable continuous performance monitoring and allow for data collection to further refine and enhance the model over time.</w:t>
      </w:r>
      <w:r w:rsidR="59368F22">
        <w:t xml:space="preserve"> </w:t>
      </w:r>
    </w:p>
    <w:p w14:paraId="56E2E1E7" w14:textId="77777777" w:rsidR="00DD03C8" w:rsidRDefault="00DD03C8" w:rsidP="00B168CF"/>
    <w:p w14:paraId="1EF880A6" w14:textId="77777777" w:rsidR="00DD03C8" w:rsidRPr="00B168CF" w:rsidRDefault="00DD03C8" w:rsidP="00B168CF"/>
    <w:bookmarkStart w:id="20" w:name="_Toc183371495" w:displacedByCustomXml="next"/>
    <w:sdt>
      <w:sdtPr>
        <w:rPr>
          <w:rFonts w:asciiTheme="minorHAnsi" w:eastAsiaTheme="minorEastAsia" w:hAnsiTheme="minorHAnsi" w:cstheme="minorBidi"/>
          <w:color w:val="595959" w:themeColor="text1" w:themeTint="A6"/>
          <w:sz w:val="22"/>
        </w:rPr>
        <w:id w:val="1358001196"/>
        <w:docPartObj>
          <w:docPartGallery w:val="Bibliographies"/>
          <w:docPartUnique/>
        </w:docPartObj>
      </w:sdtPr>
      <w:sdtContent>
        <w:p w14:paraId="57F0CD65" w14:textId="7A578A38" w:rsidR="00590536" w:rsidRDefault="00590536">
          <w:pPr>
            <w:pStyle w:val="Heading1"/>
          </w:pPr>
          <w:r>
            <w:t>Bibliography</w:t>
          </w:r>
          <w:bookmarkEnd w:id="20"/>
        </w:p>
        <w:p w14:paraId="5E63DAD1" w14:textId="3C7D04FB" w:rsidR="31115ED3" w:rsidRDefault="31115ED3" w:rsidP="0D26CAEF">
          <w:pPr>
            <w:rPr>
              <w:rFonts w:ascii="Constantia" w:eastAsia="Constantia" w:hAnsi="Constantia" w:cs="Constantia"/>
            </w:rPr>
          </w:pPr>
          <w:r w:rsidRPr="0D26CAEF">
            <w:rPr>
              <w:rFonts w:ascii="Constantia" w:eastAsia="Constantia" w:hAnsi="Constantia" w:cs="Constantia"/>
            </w:rPr>
            <w:t xml:space="preserve">U.S. Department of Energy. (n.d.). </w:t>
          </w:r>
          <w:r w:rsidRPr="0D26CAEF">
            <w:rPr>
              <w:rFonts w:ascii="Constantia" w:eastAsia="Constantia" w:hAnsi="Constantia" w:cs="Constantia"/>
              <w:i/>
              <w:iCs/>
            </w:rPr>
            <w:t>Livewire data platform</w:t>
          </w:r>
          <w:r w:rsidRPr="0D26CAEF">
            <w:rPr>
              <w:rFonts w:ascii="Constantia" w:eastAsia="Constantia" w:hAnsi="Constantia" w:cs="Constantia"/>
            </w:rPr>
            <w:t xml:space="preserve">. Retrieved </w:t>
          </w:r>
          <w:r w:rsidRPr="59777116">
            <w:rPr>
              <w:rFonts w:ascii="Constantia" w:eastAsia="Constantia" w:hAnsi="Constantia" w:cs="Constantia"/>
            </w:rPr>
            <w:t>2024, November 24th</w:t>
          </w:r>
          <w:r w:rsidRPr="1F8AF798">
            <w:rPr>
              <w:rFonts w:ascii="Constantia" w:eastAsia="Constantia" w:hAnsi="Constantia" w:cs="Constantia"/>
            </w:rPr>
            <w:t>,</w:t>
          </w:r>
          <w:r w:rsidRPr="0D26CAEF">
            <w:rPr>
              <w:rFonts w:ascii="Constantia" w:eastAsia="Constantia" w:hAnsi="Constantia" w:cs="Constantia"/>
            </w:rPr>
            <w:t xml:space="preserve"> from </w:t>
          </w:r>
          <w:hyperlink r:id="rId39">
            <w:r w:rsidRPr="0D26CAEF">
              <w:rPr>
                <w:rStyle w:val="Hyperlink"/>
                <w:rFonts w:ascii="Constantia" w:eastAsia="Constantia" w:hAnsi="Constantia" w:cs="Constantia"/>
              </w:rPr>
              <w:t>https://livewire.energy.gov/ds/calstart/vehicle</w:t>
            </w:r>
          </w:hyperlink>
        </w:p>
        <w:sdt>
          <w:sdtPr>
            <w:id w:val="111145805"/>
            <w:bibliography/>
          </w:sdtPr>
          <w:sdtContent>
            <w:p w14:paraId="3BED9C9A" w14:textId="77777777" w:rsidR="00FC148C" w:rsidRDefault="00590536" w:rsidP="00FC148C">
              <w:pPr>
                <w:pStyle w:val="Bibliography"/>
                <w:ind w:left="720" w:hanging="720"/>
                <w:rPr>
                  <w:noProof/>
                  <w:sz w:val="24"/>
                  <w:szCs w:val="24"/>
                </w:rPr>
              </w:pPr>
              <w:r>
                <w:fldChar w:fldCharType="begin"/>
              </w:r>
              <w:r>
                <w:instrText xml:space="preserve"> BIBLIOGRAPHY </w:instrText>
              </w:r>
              <w:r>
                <w:fldChar w:fldCharType="separate"/>
              </w:r>
              <w:r w:rsidR="00FC148C">
                <w:rPr>
                  <w:noProof/>
                </w:rPr>
                <w:t>ChatGPT. (2024, Noverber 24). Improving writing style for technical and academic explanations. https://chat.openai.com.</w:t>
              </w:r>
            </w:p>
            <w:p w14:paraId="259D906C" w14:textId="77777777" w:rsidR="00FC148C" w:rsidRDefault="00FC148C" w:rsidP="00FC148C">
              <w:pPr>
                <w:pStyle w:val="Bibliography"/>
                <w:ind w:left="720" w:hanging="720"/>
                <w:rPr>
                  <w:noProof/>
                </w:rPr>
              </w:pPr>
              <w:r>
                <w:rPr>
                  <w:noProof/>
                </w:rPr>
                <w:t xml:space="preserve">Chollet, F. (2021). </w:t>
              </w:r>
              <w:r>
                <w:rPr>
                  <w:i/>
                  <w:iCs/>
                  <w:noProof/>
                </w:rPr>
                <w:t>Deep Learning with Python, Second Edition.</w:t>
              </w:r>
              <w:r>
                <w:rPr>
                  <w:noProof/>
                </w:rPr>
                <w:t xml:space="preserve"> Manning Publications.</w:t>
              </w:r>
            </w:p>
            <w:p w14:paraId="4C047109" w14:textId="685CB406" w:rsidR="00590536" w:rsidRDefault="00590536" w:rsidP="00FC148C">
              <w:r>
                <w:rPr>
                  <w:b/>
                  <w:bCs/>
                  <w:noProof/>
                </w:rPr>
                <w:fldChar w:fldCharType="end"/>
              </w:r>
            </w:p>
          </w:sdtContent>
        </w:sdt>
      </w:sdtContent>
    </w:sdt>
    <w:p w14:paraId="233B6CDD" w14:textId="4B5A8198" w:rsidR="00265618" w:rsidRPr="00CC54CE" w:rsidRDefault="00265618" w:rsidP="00CC54CE"/>
    <w:p w14:paraId="76B2A6DC" w14:textId="0DDA056E" w:rsidR="000849C9" w:rsidRDefault="000849C9" w:rsidP="005D6FB0">
      <w:pPr>
        <w:pStyle w:val="Heading2"/>
      </w:pPr>
    </w:p>
    <w:sectPr w:rsidR="000849C9">
      <w:footerReference w:type="default" r:id="rId40"/>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Marie C O'Connell" w:date="2024-11-24T18:27:00Z" w:initials="MO">
    <w:p w14:paraId="39F934B7" w14:textId="77777777" w:rsidR="0082796A" w:rsidRDefault="0082796A" w:rsidP="005166A3">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F934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F29392" w16cex:dateUtc="2024-11-25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F934B7" w16cid:durableId="2CF29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C30D8" w14:textId="77777777" w:rsidR="00875917" w:rsidRDefault="00875917" w:rsidP="00C6554A">
      <w:pPr>
        <w:spacing w:before="0" w:after="0" w:line="240" w:lineRule="auto"/>
      </w:pPr>
      <w:r>
        <w:separator/>
      </w:r>
    </w:p>
  </w:endnote>
  <w:endnote w:type="continuationSeparator" w:id="0">
    <w:p w14:paraId="0960B78F" w14:textId="77777777" w:rsidR="00875917" w:rsidRDefault="00875917" w:rsidP="00C6554A">
      <w:pPr>
        <w:spacing w:before="0" w:after="0" w:line="240" w:lineRule="auto"/>
      </w:pPr>
      <w:r>
        <w:continuationSeparator/>
      </w:r>
    </w:p>
  </w:endnote>
  <w:endnote w:type="continuationNotice" w:id="1">
    <w:p w14:paraId="578D2F93" w14:textId="77777777" w:rsidR="00875917" w:rsidRDefault="0087591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1E01C" w14:textId="77777777" w:rsidR="000849C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1E11B" w14:textId="77777777" w:rsidR="00875917" w:rsidRDefault="00875917" w:rsidP="00C6554A">
      <w:pPr>
        <w:spacing w:before="0" w:after="0" w:line="240" w:lineRule="auto"/>
      </w:pPr>
      <w:r>
        <w:separator/>
      </w:r>
    </w:p>
  </w:footnote>
  <w:footnote w:type="continuationSeparator" w:id="0">
    <w:p w14:paraId="6D083E36" w14:textId="77777777" w:rsidR="00875917" w:rsidRDefault="00875917" w:rsidP="00C6554A">
      <w:pPr>
        <w:spacing w:before="0" w:after="0" w:line="240" w:lineRule="auto"/>
      </w:pPr>
      <w:r>
        <w:continuationSeparator/>
      </w:r>
    </w:p>
  </w:footnote>
  <w:footnote w:type="continuationNotice" w:id="1">
    <w:p w14:paraId="0187CC34" w14:textId="77777777" w:rsidR="00875917" w:rsidRDefault="00875917">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0h6ff1lzLpuh1L" int2:id="bS4sKXJG">
      <int2:state int2:value="Rejected" int2:type="AugLoop_Text_Critique"/>
    </int2:textHash>
    <int2:textHash int2:hashCode="IjNkyw40XqlrEK" int2:id="p7dpGDF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97C950"/>
    <w:multiLevelType w:val="hybridMultilevel"/>
    <w:tmpl w:val="FFFFFFFF"/>
    <w:lvl w:ilvl="0" w:tplc="38A0B5AC">
      <w:start w:val="1"/>
      <w:numFmt w:val="bullet"/>
      <w:lvlText w:val="-"/>
      <w:lvlJc w:val="left"/>
      <w:pPr>
        <w:ind w:left="720" w:hanging="360"/>
      </w:pPr>
      <w:rPr>
        <w:rFonts w:ascii="Aptos" w:hAnsi="Aptos" w:hint="default"/>
      </w:rPr>
    </w:lvl>
    <w:lvl w:ilvl="1" w:tplc="308CDD54">
      <w:start w:val="1"/>
      <w:numFmt w:val="bullet"/>
      <w:lvlText w:val="o"/>
      <w:lvlJc w:val="left"/>
      <w:pPr>
        <w:ind w:left="1440" w:hanging="360"/>
      </w:pPr>
      <w:rPr>
        <w:rFonts w:ascii="Courier New" w:hAnsi="Courier New" w:hint="default"/>
      </w:rPr>
    </w:lvl>
    <w:lvl w:ilvl="2" w:tplc="7442A51A">
      <w:start w:val="1"/>
      <w:numFmt w:val="bullet"/>
      <w:lvlText w:val=""/>
      <w:lvlJc w:val="left"/>
      <w:pPr>
        <w:ind w:left="2160" w:hanging="360"/>
      </w:pPr>
      <w:rPr>
        <w:rFonts w:ascii="Wingdings" w:hAnsi="Wingdings" w:hint="default"/>
      </w:rPr>
    </w:lvl>
    <w:lvl w:ilvl="3" w:tplc="7336562A">
      <w:start w:val="1"/>
      <w:numFmt w:val="bullet"/>
      <w:lvlText w:val=""/>
      <w:lvlJc w:val="left"/>
      <w:pPr>
        <w:ind w:left="2880" w:hanging="360"/>
      </w:pPr>
      <w:rPr>
        <w:rFonts w:ascii="Symbol" w:hAnsi="Symbol" w:hint="default"/>
      </w:rPr>
    </w:lvl>
    <w:lvl w:ilvl="4" w:tplc="F5E87F8E">
      <w:start w:val="1"/>
      <w:numFmt w:val="bullet"/>
      <w:lvlText w:val="o"/>
      <w:lvlJc w:val="left"/>
      <w:pPr>
        <w:ind w:left="3600" w:hanging="360"/>
      </w:pPr>
      <w:rPr>
        <w:rFonts w:ascii="Courier New" w:hAnsi="Courier New" w:hint="default"/>
      </w:rPr>
    </w:lvl>
    <w:lvl w:ilvl="5" w:tplc="096CD9C4">
      <w:start w:val="1"/>
      <w:numFmt w:val="bullet"/>
      <w:lvlText w:val=""/>
      <w:lvlJc w:val="left"/>
      <w:pPr>
        <w:ind w:left="4320" w:hanging="360"/>
      </w:pPr>
      <w:rPr>
        <w:rFonts w:ascii="Wingdings" w:hAnsi="Wingdings" w:hint="default"/>
      </w:rPr>
    </w:lvl>
    <w:lvl w:ilvl="6" w:tplc="BEE4B8D0">
      <w:start w:val="1"/>
      <w:numFmt w:val="bullet"/>
      <w:lvlText w:val=""/>
      <w:lvlJc w:val="left"/>
      <w:pPr>
        <w:ind w:left="5040" w:hanging="360"/>
      </w:pPr>
      <w:rPr>
        <w:rFonts w:ascii="Symbol" w:hAnsi="Symbol" w:hint="default"/>
      </w:rPr>
    </w:lvl>
    <w:lvl w:ilvl="7" w:tplc="A6942562">
      <w:start w:val="1"/>
      <w:numFmt w:val="bullet"/>
      <w:lvlText w:val="o"/>
      <w:lvlJc w:val="left"/>
      <w:pPr>
        <w:ind w:left="5760" w:hanging="360"/>
      </w:pPr>
      <w:rPr>
        <w:rFonts w:ascii="Courier New" w:hAnsi="Courier New" w:hint="default"/>
      </w:rPr>
    </w:lvl>
    <w:lvl w:ilvl="8" w:tplc="A65E0DA0">
      <w:start w:val="1"/>
      <w:numFmt w:val="bullet"/>
      <w:lvlText w:val=""/>
      <w:lvlJc w:val="left"/>
      <w:pPr>
        <w:ind w:left="6480" w:hanging="360"/>
      </w:pPr>
      <w:rPr>
        <w:rFonts w:ascii="Wingdings" w:hAnsi="Wingdings" w:hint="default"/>
      </w:rPr>
    </w:lvl>
  </w:abstractNum>
  <w:abstractNum w:abstractNumId="12" w15:restartNumberingAfterBreak="0">
    <w:nsid w:val="03DE7DF3"/>
    <w:multiLevelType w:val="hybridMultilevel"/>
    <w:tmpl w:val="B3BCCE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726536"/>
    <w:multiLevelType w:val="multilevel"/>
    <w:tmpl w:val="4C6C4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3D3ACB"/>
    <w:multiLevelType w:val="multilevel"/>
    <w:tmpl w:val="88B2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9578836"/>
    <w:multiLevelType w:val="hybridMultilevel"/>
    <w:tmpl w:val="FFFFFFFF"/>
    <w:lvl w:ilvl="0" w:tplc="CC101498">
      <w:start w:val="1"/>
      <w:numFmt w:val="bullet"/>
      <w:lvlText w:val=""/>
      <w:lvlJc w:val="left"/>
      <w:pPr>
        <w:ind w:left="360" w:hanging="360"/>
      </w:pPr>
      <w:rPr>
        <w:rFonts w:ascii="Symbol" w:hAnsi="Symbol" w:hint="default"/>
      </w:rPr>
    </w:lvl>
    <w:lvl w:ilvl="1" w:tplc="49D844D0">
      <w:start w:val="1"/>
      <w:numFmt w:val="bullet"/>
      <w:lvlText w:val="o"/>
      <w:lvlJc w:val="left"/>
      <w:pPr>
        <w:ind w:left="1080" w:hanging="360"/>
      </w:pPr>
      <w:rPr>
        <w:rFonts w:ascii="Courier New" w:hAnsi="Courier New" w:hint="default"/>
      </w:rPr>
    </w:lvl>
    <w:lvl w:ilvl="2" w:tplc="2EEA4C90">
      <w:start w:val="1"/>
      <w:numFmt w:val="bullet"/>
      <w:lvlText w:val=""/>
      <w:lvlJc w:val="left"/>
      <w:pPr>
        <w:ind w:left="1800" w:hanging="360"/>
      </w:pPr>
      <w:rPr>
        <w:rFonts w:ascii="Wingdings" w:hAnsi="Wingdings" w:hint="default"/>
      </w:rPr>
    </w:lvl>
    <w:lvl w:ilvl="3" w:tplc="AC1E6E2C">
      <w:start w:val="1"/>
      <w:numFmt w:val="bullet"/>
      <w:lvlText w:val=""/>
      <w:lvlJc w:val="left"/>
      <w:pPr>
        <w:ind w:left="2520" w:hanging="360"/>
      </w:pPr>
      <w:rPr>
        <w:rFonts w:ascii="Symbol" w:hAnsi="Symbol" w:hint="default"/>
      </w:rPr>
    </w:lvl>
    <w:lvl w:ilvl="4" w:tplc="1CCE89B8">
      <w:start w:val="1"/>
      <w:numFmt w:val="bullet"/>
      <w:lvlText w:val="o"/>
      <w:lvlJc w:val="left"/>
      <w:pPr>
        <w:ind w:left="3240" w:hanging="360"/>
      </w:pPr>
      <w:rPr>
        <w:rFonts w:ascii="Courier New" w:hAnsi="Courier New" w:hint="default"/>
      </w:rPr>
    </w:lvl>
    <w:lvl w:ilvl="5" w:tplc="B9E28C7C">
      <w:start w:val="1"/>
      <w:numFmt w:val="bullet"/>
      <w:lvlText w:val=""/>
      <w:lvlJc w:val="left"/>
      <w:pPr>
        <w:ind w:left="3960" w:hanging="360"/>
      </w:pPr>
      <w:rPr>
        <w:rFonts w:ascii="Wingdings" w:hAnsi="Wingdings" w:hint="default"/>
      </w:rPr>
    </w:lvl>
    <w:lvl w:ilvl="6" w:tplc="E87A260E">
      <w:start w:val="1"/>
      <w:numFmt w:val="bullet"/>
      <w:lvlText w:val=""/>
      <w:lvlJc w:val="left"/>
      <w:pPr>
        <w:ind w:left="4680" w:hanging="360"/>
      </w:pPr>
      <w:rPr>
        <w:rFonts w:ascii="Symbol" w:hAnsi="Symbol" w:hint="default"/>
      </w:rPr>
    </w:lvl>
    <w:lvl w:ilvl="7" w:tplc="2BAA7588">
      <w:start w:val="1"/>
      <w:numFmt w:val="bullet"/>
      <w:lvlText w:val="o"/>
      <w:lvlJc w:val="left"/>
      <w:pPr>
        <w:ind w:left="5400" w:hanging="360"/>
      </w:pPr>
      <w:rPr>
        <w:rFonts w:ascii="Courier New" w:hAnsi="Courier New" w:hint="default"/>
      </w:rPr>
    </w:lvl>
    <w:lvl w:ilvl="8" w:tplc="3CD64CE6">
      <w:start w:val="1"/>
      <w:numFmt w:val="bullet"/>
      <w:lvlText w:val=""/>
      <w:lvlJc w:val="left"/>
      <w:pPr>
        <w:ind w:left="6120" w:hanging="360"/>
      </w:pPr>
      <w:rPr>
        <w:rFonts w:ascii="Wingdings" w:hAnsi="Wingdings" w:hint="default"/>
      </w:rPr>
    </w:lvl>
  </w:abstractNum>
  <w:abstractNum w:abstractNumId="17" w15:restartNumberingAfterBreak="0">
    <w:nsid w:val="38554D6B"/>
    <w:multiLevelType w:val="multilevel"/>
    <w:tmpl w:val="9078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E5A1A"/>
    <w:multiLevelType w:val="hybridMultilevel"/>
    <w:tmpl w:val="DB5C0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74516E"/>
    <w:multiLevelType w:val="hybridMultilevel"/>
    <w:tmpl w:val="38DA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01C96"/>
    <w:multiLevelType w:val="multilevel"/>
    <w:tmpl w:val="9894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4103B"/>
    <w:multiLevelType w:val="hybridMultilevel"/>
    <w:tmpl w:val="FFFFFFFF"/>
    <w:lvl w:ilvl="0" w:tplc="991668A6">
      <w:start w:val="1"/>
      <w:numFmt w:val="bullet"/>
      <w:lvlText w:val="-"/>
      <w:lvlJc w:val="left"/>
      <w:pPr>
        <w:ind w:left="1080" w:hanging="360"/>
      </w:pPr>
      <w:rPr>
        <w:rFonts w:ascii="Aptos" w:hAnsi="Aptos" w:hint="default"/>
      </w:rPr>
    </w:lvl>
    <w:lvl w:ilvl="1" w:tplc="07E63D32">
      <w:start w:val="1"/>
      <w:numFmt w:val="bullet"/>
      <w:lvlText w:val="o"/>
      <w:lvlJc w:val="left"/>
      <w:pPr>
        <w:ind w:left="1800" w:hanging="360"/>
      </w:pPr>
      <w:rPr>
        <w:rFonts w:ascii="Courier New" w:hAnsi="Courier New" w:hint="default"/>
      </w:rPr>
    </w:lvl>
    <w:lvl w:ilvl="2" w:tplc="F0686F42">
      <w:start w:val="1"/>
      <w:numFmt w:val="bullet"/>
      <w:lvlText w:val=""/>
      <w:lvlJc w:val="left"/>
      <w:pPr>
        <w:ind w:left="2520" w:hanging="360"/>
      </w:pPr>
      <w:rPr>
        <w:rFonts w:ascii="Wingdings" w:hAnsi="Wingdings" w:hint="default"/>
      </w:rPr>
    </w:lvl>
    <w:lvl w:ilvl="3" w:tplc="997CAC18">
      <w:start w:val="1"/>
      <w:numFmt w:val="bullet"/>
      <w:lvlText w:val=""/>
      <w:lvlJc w:val="left"/>
      <w:pPr>
        <w:ind w:left="3240" w:hanging="360"/>
      </w:pPr>
      <w:rPr>
        <w:rFonts w:ascii="Symbol" w:hAnsi="Symbol" w:hint="default"/>
      </w:rPr>
    </w:lvl>
    <w:lvl w:ilvl="4" w:tplc="B22605F8">
      <w:start w:val="1"/>
      <w:numFmt w:val="bullet"/>
      <w:lvlText w:val="o"/>
      <w:lvlJc w:val="left"/>
      <w:pPr>
        <w:ind w:left="3960" w:hanging="360"/>
      </w:pPr>
      <w:rPr>
        <w:rFonts w:ascii="Courier New" w:hAnsi="Courier New" w:hint="default"/>
      </w:rPr>
    </w:lvl>
    <w:lvl w:ilvl="5" w:tplc="69CC5318">
      <w:start w:val="1"/>
      <w:numFmt w:val="bullet"/>
      <w:lvlText w:val=""/>
      <w:lvlJc w:val="left"/>
      <w:pPr>
        <w:ind w:left="4680" w:hanging="360"/>
      </w:pPr>
      <w:rPr>
        <w:rFonts w:ascii="Wingdings" w:hAnsi="Wingdings" w:hint="default"/>
      </w:rPr>
    </w:lvl>
    <w:lvl w:ilvl="6" w:tplc="41605670">
      <w:start w:val="1"/>
      <w:numFmt w:val="bullet"/>
      <w:lvlText w:val=""/>
      <w:lvlJc w:val="left"/>
      <w:pPr>
        <w:ind w:left="5400" w:hanging="360"/>
      </w:pPr>
      <w:rPr>
        <w:rFonts w:ascii="Symbol" w:hAnsi="Symbol" w:hint="default"/>
      </w:rPr>
    </w:lvl>
    <w:lvl w:ilvl="7" w:tplc="6F2EB820">
      <w:start w:val="1"/>
      <w:numFmt w:val="bullet"/>
      <w:lvlText w:val="o"/>
      <w:lvlJc w:val="left"/>
      <w:pPr>
        <w:ind w:left="6120" w:hanging="360"/>
      </w:pPr>
      <w:rPr>
        <w:rFonts w:ascii="Courier New" w:hAnsi="Courier New" w:hint="default"/>
      </w:rPr>
    </w:lvl>
    <w:lvl w:ilvl="8" w:tplc="1E7E0944">
      <w:start w:val="1"/>
      <w:numFmt w:val="bullet"/>
      <w:lvlText w:val=""/>
      <w:lvlJc w:val="left"/>
      <w:pPr>
        <w:ind w:left="6840" w:hanging="360"/>
      </w:pPr>
      <w:rPr>
        <w:rFonts w:ascii="Wingdings" w:hAnsi="Wingdings" w:hint="default"/>
      </w:rPr>
    </w:lvl>
  </w:abstractNum>
  <w:abstractNum w:abstractNumId="23" w15:restartNumberingAfterBreak="0">
    <w:nsid w:val="785E6FE6"/>
    <w:multiLevelType w:val="multilevel"/>
    <w:tmpl w:val="5072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650419">
    <w:abstractNumId w:val="9"/>
  </w:num>
  <w:num w:numId="2" w16cid:durableId="786584407">
    <w:abstractNumId w:val="8"/>
  </w:num>
  <w:num w:numId="3" w16cid:durableId="1050616102">
    <w:abstractNumId w:val="8"/>
  </w:num>
  <w:num w:numId="4" w16cid:durableId="1943223680">
    <w:abstractNumId w:val="9"/>
  </w:num>
  <w:num w:numId="5" w16cid:durableId="3360285">
    <w:abstractNumId w:val="19"/>
  </w:num>
  <w:num w:numId="6" w16cid:durableId="2145392528">
    <w:abstractNumId w:val="10"/>
  </w:num>
  <w:num w:numId="7" w16cid:durableId="2144762645">
    <w:abstractNumId w:val="15"/>
  </w:num>
  <w:num w:numId="8" w16cid:durableId="166946982">
    <w:abstractNumId w:val="7"/>
  </w:num>
  <w:num w:numId="9" w16cid:durableId="308557393">
    <w:abstractNumId w:val="6"/>
  </w:num>
  <w:num w:numId="10" w16cid:durableId="537661724">
    <w:abstractNumId w:val="5"/>
  </w:num>
  <w:num w:numId="11" w16cid:durableId="677199456">
    <w:abstractNumId w:val="4"/>
  </w:num>
  <w:num w:numId="12" w16cid:durableId="1519124654">
    <w:abstractNumId w:val="3"/>
  </w:num>
  <w:num w:numId="13" w16cid:durableId="1517887016">
    <w:abstractNumId w:val="2"/>
  </w:num>
  <w:num w:numId="14" w16cid:durableId="480856047">
    <w:abstractNumId w:val="1"/>
  </w:num>
  <w:num w:numId="15" w16cid:durableId="971331424">
    <w:abstractNumId w:val="0"/>
  </w:num>
  <w:num w:numId="16" w16cid:durableId="1512406773">
    <w:abstractNumId w:val="17"/>
  </w:num>
  <w:num w:numId="17" w16cid:durableId="760486198">
    <w:abstractNumId w:val="13"/>
  </w:num>
  <w:num w:numId="18" w16cid:durableId="1313674839">
    <w:abstractNumId w:val="21"/>
  </w:num>
  <w:num w:numId="19" w16cid:durableId="2022930676">
    <w:abstractNumId w:val="16"/>
  </w:num>
  <w:num w:numId="20" w16cid:durableId="758213189">
    <w:abstractNumId w:val="22"/>
  </w:num>
  <w:num w:numId="21" w16cid:durableId="1342734327">
    <w:abstractNumId w:val="11"/>
  </w:num>
  <w:num w:numId="22" w16cid:durableId="1978025633">
    <w:abstractNumId w:val="20"/>
  </w:num>
  <w:num w:numId="23" w16cid:durableId="396130473">
    <w:abstractNumId w:val="18"/>
  </w:num>
  <w:num w:numId="24" w16cid:durableId="1690982625">
    <w:abstractNumId w:val="23"/>
  </w:num>
  <w:num w:numId="25" w16cid:durableId="1904875347">
    <w:abstractNumId w:val="14"/>
  </w:num>
  <w:num w:numId="26" w16cid:durableId="121110975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e C O'Connell">
    <w15:presenceInfo w15:providerId="AD" w15:userId="S::marieo3@uw.edu::33887b3d-10d7-4c4d-9090-38948b2d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F21"/>
    <w:rsid w:val="000003ED"/>
    <w:rsid w:val="00000661"/>
    <w:rsid w:val="000006EC"/>
    <w:rsid w:val="00001598"/>
    <w:rsid w:val="0000180D"/>
    <w:rsid w:val="00002467"/>
    <w:rsid w:val="00002580"/>
    <w:rsid w:val="000025A9"/>
    <w:rsid w:val="00002BDB"/>
    <w:rsid w:val="000033E2"/>
    <w:rsid w:val="00003424"/>
    <w:rsid w:val="000037F9"/>
    <w:rsid w:val="00004CB4"/>
    <w:rsid w:val="000059B5"/>
    <w:rsid w:val="00005C1E"/>
    <w:rsid w:val="0000613D"/>
    <w:rsid w:val="00006F58"/>
    <w:rsid w:val="00010253"/>
    <w:rsid w:val="00010B85"/>
    <w:rsid w:val="0001154A"/>
    <w:rsid w:val="00011B99"/>
    <w:rsid w:val="00012E02"/>
    <w:rsid w:val="00013CF0"/>
    <w:rsid w:val="00014B2E"/>
    <w:rsid w:val="00015055"/>
    <w:rsid w:val="000151E1"/>
    <w:rsid w:val="000158C9"/>
    <w:rsid w:val="00015D63"/>
    <w:rsid w:val="000161A3"/>
    <w:rsid w:val="00016301"/>
    <w:rsid w:val="00016472"/>
    <w:rsid w:val="000168D3"/>
    <w:rsid w:val="00017032"/>
    <w:rsid w:val="00017116"/>
    <w:rsid w:val="00017B5D"/>
    <w:rsid w:val="00017C7A"/>
    <w:rsid w:val="00021113"/>
    <w:rsid w:val="000211F2"/>
    <w:rsid w:val="00021741"/>
    <w:rsid w:val="000218B5"/>
    <w:rsid w:val="0002231C"/>
    <w:rsid w:val="00022506"/>
    <w:rsid w:val="00022B1B"/>
    <w:rsid w:val="0002317F"/>
    <w:rsid w:val="00023822"/>
    <w:rsid w:val="00023ECD"/>
    <w:rsid w:val="00023F1A"/>
    <w:rsid w:val="0002442E"/>
    <w:rsid w:val="00024785"/>
    <w:rsid w:val="0002497D"/>
    <w:rsid w:val="00024BEB"/>
    <w:rsid w:val="00024DEB"/>
    <w:rsid w:val="0002568E"/>
    <w:rsid w:val="00026485"/>
    <w:rsid w:val="0002665C"/>
    <w:rsid w:val="00026D76"/>
    <w:rsid w:val="00032C7C"/>
    <w:rsid w:val="0003300D"/>
    <w:rsid w:val="000332F9"/>
    <w:rsid w:val="00033535"/>
    <w:rsid w:val="00033716"/>
    <w:rsid w:val="00033B0E"/>
    <w:rsid w:val="00033BDD"/>
    <w:rsid w:val="0003499D"/>
    <w:rsid w:val="00034A30"/>
    <w:rsid w:val="000350BF"/>
    <w:rsid w:val="000354D5"/>
    <w:rsid w:val="00035620"/>
    <w:rsid w:val="00035AF3"/>
    <w:rsid w:val="00035C2E"/>
    <w:rsid w:val="00035E9C"/>
    <w:rsid w:val="000363BB"/>
    <w:rsid w:val="000367BF"/>
    <w:rsid w:val="00036876"/>
    <w:rsid w:val="00036E18"/>
    <w:rsid w:val="00036F1D"/>
    <w:rsid w:val="0003705F"/>
    <w:rsid w:val="0003716E"/>
    <w:rsid w:val="00037A5F"/>
    <w:rsid w:val="00037F80"/>
    <w:rsid w:val="000400F4"/>
    <w:rsid w:val="0004022D"/>
    <w:rsid w:val="00040867"/>
    <w:rsid w:val="00040F15"/>
    <w:rsid w:val="00041119"/>
    <w:rsid w:val="00041AD3"/>
    <w:rsid w:val="00041E5F"/>
    <w:rsid w:val="00042F55"/>
    <w:rsid w:val="00043280"/>
    <w:rsid w:val="000439F2"/>
    <w:rsid w:val="000439FA"/>
    <w:rsid w:val="000456E5"/>
    <w:rsid w:val="000468C7"/>
    <w:rsid w:val="00046B94"/>
    <w:rsid w:val="00047365"/>
    <w:rsid w:val="00047D14"/>
    <w:rsid w:val="000503FC"/>
    <w:rsid w:val="0005050C"/>
    <w:rsid w:val="00050CC1"/>
    <w:rsid w:val="00050E21"/>
    <w:rsid w:val="00051CAC"/>
    <w:rsid w:val="00051D73"/>
    <w:rsid w:val="00051F7E"/>
    <w:rsid w:val="00052290"/>
    <w:rsid w:val="000522FD"/>
    <w:rsid w:val="000522FF"/>
    <w:rsid w:val="0005230C"/>
    <w:rsid w:val="00052A5A"/>
    <w:rsid w:val="00052E4C"/>
    <w:rsid w:val="00052E52"/>
    <w:rsid w:val="00052F4C"/>
    <w:rsid w:val="000532CA"/>
    <w:rsid w:val="00053429"/>
    <w:rsid w:val="0005376B"/>
    <w:rsid w:val="00055FE5"/>
    <w:rsid w:val="0005614C"/>
    <w:rsid w:val="000565E3"/>
    <w:rsid w:val="000574D8"/>
    <w:rsid w:val="00057735"/>
    <w:rsid w:val="000579C9"/>
    <w:rsid w:val="00060877"/>
    <w:rsid w:val="00060898"/>
    <w:rsid w:val="0006140D"/>
    <w:rsid w:val="00062202"/>
    <w:rsid w:val="000633A7"/>
    <w:rsid w:val="00063884"/>
    <w:rsid w:val="00063CD1"/>
    <w:rsid w:val="00063D17"/>
    <w:rsid w:val="00063F6E"/>
    <w:rsid w:val="000645E8"/>
    <w:rsid w:val="00064BDF"/>
    <w:rsid w:val="00064C41"/>
    <w:rsid w:val="0006504D"/>
    <w:rsid w:val="0006591E"/>
    <w:rsid w:val="00066861"/>
    <w:rsid w:val="00066B73"/>
    <w:rsid w:val="000703DD"/>
    <w:rsid w:val="000707A3"/>
    <w:rsid w:val="00071550"/>
    <w:rsid w:val="00071AB9"/>
    <w:rsid w:val="00071B5D"/>
    <w:rsid w:val="00072A0F"/>
    <w:rsid w:val="00072E33"/>
    <w:rsid w:val="00072F94"/>
    <w:rsid w:val="00073B8A"/>
    <w:rsid w:val="00073D63"/>
    <w:rsid w:val="000742FD"/>
    <w:rsid w:val="000743B9"/>
    <w:rsid w:val="00074421"/>
    <w:rsid w:val="00075001"/>
    <w:rsid w:val="00075E0B"/>
    <w:rsid w:val="000763E4"/>
    <w:rsid w:val="0007674D"/>
    <w:rsid w:val="000768C2"/>
    <w:rsid w:val="00080486"/>
    <w:rsid w:val="00080D2C"/>
    <w:rsid w:val="00080F56"/>
    <w:rsid w:val="00080F90"/>
    <w:rsid w:val="000818D7"/>
    <w:rsid w:val="00082417"/>
    <w:rsid w:val="000824E3"/>
    <w:rsid w:val="00083440"/>
    <w:rsid w:val="00083873"/>
    <w:rsid w:val="00083E36"/>
    <w:rsid w:val="00084287"/>
    <w:rsid w:val="000847B4"/>
    <w:rsid w:val="000849C9"/>
    <w:rsid w:val="0008535B"/>
    <w:rsid w:val="00086389"/>
    <w:rsid w:val="00086833"/>
    <w:rsid w:val="00087D24"/>
    <w:rsid w:val="00087D4F"/>
    <w:rsid w:val="00090805"/>
    <w:rsid w:val="00090E2B"/>
    <w:rsid w:val="00091014"/>
    <w:rsid w:val="0009136E"/>
    <w:rsid w:val="0009179B"/>
    <w:rsid w:val="00091C10"/>
    <w:rsid w:val="00091C45"/>
    <w:rsid w:val="0009338E"/>
    <w:rsid w:val="00093987"/>
    <w:rsid w:val="00093C92"/>
    <w:rsid w:val="000941AA"/>
    <w:rsid w:val="000944E9"/>
    <w:rsid w:val="00094661"/>
    <w:rsid w:val="0009487B"/>
    <w:rsid w:val="00094CD8"/>
    <w:rsid w:val="00094D22"/>
    <w:rsid w:val="00094ECB"/>
    <w:rsid w:val="000953B2"/>
    <w:rsid w:val="00095795"/>
    <w:rsid w:val="000959DC"/>
    <w:rsid w:val="00095F69"/>
    <w:rsid w:val="0009608E"/>
    <w:rsid w:val="00097955"/>
    <w:rsid w:val="0009799A"/>
    <w:rsid w:val="000A0527"/>
    <w:rsid w:val="000A0B6D"/>
    <w:rsid w:val="000A1299"/>
    <w:rsid w:val="000A2E92"/>
    <w:rsid w:val="000A36E3"/>
    <w:rsid w:val="000A3E86"/>
    <w:rsid w:val="000A41CE"/>
    <w:rsid w:val="000A524C"/>
    <w:rsid w:val="000A564C"/>
    <w:rsid w:val="000A700A"/>
    <w:rsid w:val="000A7947"/>
    <w:rsid w:val="000A7D2F"/>
    <w:rsid w:val="000A7D9B"/>
    <w:rsid w:val="000A7EBB"/>
    <w:rsid w:val="000B05F7"/>
    <w:rsid w:val="000B08AA"/>
    <w:rsid w:val="000B0E0B"/>
    <w:rsid w:val="000B0EA3"/>
    <w:rsid w:val="000B132C"/>
    <w:rsid w:val="000B13D2"/>
    <w:rsid w:val="000B13F9"/>
    <w:rsid w:val="000B1967"/>
    <w:rsid w:val="000B1A89"/>
    <w:rsid w:val="000B1B58"/>
    <w:rsid w:val="000B1C05"/>
    <w:rsid w:val="000B1F30"/>
    <w:rsid w:val="000B27A8"/>
    <w:rsid w:val="000B29D5"/>
    <w:rsid w:val="000B3EDC"/>
    <w:rsid w:val="000B457B"/>
    <w:rsid w:val="000B499C"/>
    <w:rsid w:val="000B5982"/>
    <w:rsid w:val="000B61A9"/>
    <w:rsid w:val="000B6847"/>
    <w:rsid w:val="000B7C43"/>
    <w:rsid w:val="000B7C6F"/>
    <w:rsid w:val="000C02E3"/>
    <w:rsid w:val="000C0801"/>
    <w:rsid w:val="000C0A84"/>
    <w:rsid w:val="000C1D6C"/>
    <w:rsid w:val="000C2090"/>
    <w:rsid w:val="000C2EC0"/>
    <w:rsid w:val="000C2FFA"/>
    <w:rsid w:val="000C37C4"/>
    <w:rsid w:val="000C435A"/>
    <w:rsid w:val="000C508B"/>
    <w:rsid w:val="000C516D"/>
    <w:rsid w:val="000C57A3"/>
    <w:rsid w:val="000C6686"/>
    <w:rsid w:val="000C74AB"/>
    <w:rsid w:val="000C7C3C"/>
    <w:rsid w:val="000C7EA6"/>
    <w:rsid w:val="000D0DA5"/>
    <w:rsid w:val="000D0DD5"/>
    <w:rsid w:val="000D2093"/>
    <w:rsid w:val="000D2271"/>
    <w:rsid w:val="000D2D1D"/>
    <w:rsid w:val="000D35C9"/>
    <w:rsid w:val="000D364D"/>
    <w:rsid w:val="000D4397"/>
    <w:rsid w:val="000D43C9"/>
    <w:rsid w:val="000D4487"/>
    <w:rsid w:val="000D4A63"/>
    <w:rsid w:val="000D52E9"/>
    <w:rsid w:val="000D64A6"/>
    <w:rsid w:val="000D6B94"/>
    <w:rsid w:val="000D7253"/>
    <w:rsid w:val="000D729C"/>
    <w:rsid w:val="000D7AC9"/>
    <w:rsid w:val="000E012B"/>
    <w:rsid w:val="000E17BD"/>
    <w:rsid w:val="000E21FA"/>
    <w:rsid w:val="000E348C"/>
    <w:rsid w:val="000E3FB6"/>
    <w:rsid w:val="000E50AD"/>
    <w:rsid w:val="000E5C69"/>
    <w:rsid w:val="000E729D"/>
    <w:rsid w:val="000E7B2C"/>
    <w:rsid w:val="000F0504"/>
    <w:rsid w:val="000F077C"/>
    <w:rsid w:val="000F0C26"/>
    <w:rsid w:val="000F1E67"/>
    <w:rsid w:val="000F1F02"/>
    <w:rsid w:val="000F253F"/>
    <w:rsid w:val="000F2A23"/>
    <w:rsid w:val="000F2B59"/>
    <w:rsid w:val="000F2B7C"/>
    <w:rsid w:val="000F3AEE"/>
    <w:rsid w:val="000F3E42"/>
    <w:rsid w:val="000F44A1"/>
    <w:rsid w:val="000F4A4A"/>
    <w:rsid w:val="000F4DF3"/>
    <w:rsid w:val="000F5002"/>
    <w:rsid w:val="000F59B3"/>
    <w:rsid w:val="000F6562"/>
    <w:rsid w:val="000F6FC3"/>
    <w:rsid w:val="000F79FD"/>
    <w:rsid w:val="000F7C8B"/>
    <w:rsid w:val="00100984"/>
    <w:rsid w:val="001009E2"/>
    <w:rsid w:val="001012AF"/>
    <w:rsid w:val="00101559"/>
    <w:rsid w:val="001018D4"/>
    <w:rsid w:val="00101D77"/>
    <w:rsid w:val="001020F4"/>
    <w:rsid w:val="00102815"/>
    <w:rsid w:val="001029FB"/>
    <w:rsid w:val="001030A3"/>
    <w:rsid w:val="0010340F"/>
    <w:rsid w:val="00103A0C"/>
    <w:rsid w:val="00104032"/>
    <w:rsid w:val="00104587"/>
    <w:rsid w:val="00104778"/>
    <w:rsid w:val="001057EE"/>
    <w:rsid w:val="00106052"/>
    <w:rsid w:val="0010610F"/>
    <w:rsid w:val="00106487"/>
    <w:rsid w:val="0010694D"/>
    <w:rsid w:val="001073D1"/>
    <w:rsid w:val="001078DC"/>
    <w:rsid w:val="0010795B"/>
    <w:rsid w:val="00107CA7"/>
    <w:rsid w:val="00110566"/>
    <w:rsid w:val="001105D1"/>
    <w:rsid w:val="00110C93"/>
    <w:rsid w:val="00110F07"/>
    <w:rsid w:val="00112BBF"/>
    <w:rsid w:val="001133A0"/>
    <w:rsid w:val="001140B2"/>
    <w:rsid w:val="0011423F"/>
    <w:rsid w:val="001145B4"/>
    <w:rsid w:val="001164D1"/>
    <w:rsid w:val="00116505"/>
    <w:rsid w:val="00117C6B"/>
    <w:rsid w:val="0011B10D"/>
    <w:rsid w:val="00120D17"/>
    <w:rsid w:val="00122700"/>
    <w:rsid w:val="00122A2F"/>
    <w:rsid w:val="00123FC7"/>
    <w:rsid w:val="00124088"/>
    <w:rsid w:val="0012442A"/>
    <w:rsid w:val="0012491C"/>
    <w:rsid w:val="00124C38"/>
    <w:rsid w:val="001253CB"/>
    <w:rsid w:val="001260EA"/>
    <w:rsid w:val="00126207"/>
    <w:rsid w:val="00126B38"/>
    <w:rsid w:val="00126ED0"/>
    <w:rsid w:val="00127397"/>
    <w:rsid w:val="00127B44"/>
    <w:rsid w:val="00130F2A"/>
    <w:rsid w:val="001313FA"/>
    <w:rsid w:val="00131A88"/>
    <w:rsid w:val="001321AB"/>
    <w:rsid w:val="001331D2"/>
    <w:rsid w:val="001333A9"/>
    <w:rsid w:val="00133CC9"/>
    <w:rsid w:val="00134409"/>
    <w:rsid w:val="00135502"/>
    <w:rsid w:val="00135F8E"/>
    <w:rsid w:val="00136864"/>
    <w:rsid w:val="00136CA6"/>
    <w:rsid w:val="00137597"/>
    <w:rsid w:val="00137CD7"/>
    <w:rsid w:val="00140842"/>
    <w:rsid w:val="00140C57"/>
    <w:rsid w:val="001415E3"/>
    <w:rsid w:val="0014161E"/>
    <w:rsid w:val="001418D3"/>
    <w:rsid w:val="0014193A"/>
    <w:rsid w:val="001421C7"/>
    <w:rsid w:val="001425E8"/>
    <w:rsid w:val="00142C45"/>
    <w:rsid w:val="001432E5"/>
    <w:rsid w:val="001438B4"/>
    <w:rsid w:val="00143BE6"/>
    <w:rsid w:val="00143F01"/>
    <w:rsid w:val="00143F03"/>
    <w:rsid w:val="00143F35"/>
    <w:rsid w:val="001445AD"/>
    <w:rsid w:val="00144B97"/>
    <w:rsid w:val="00145063"/>
    <w:rsid w:val="001453F3"/>
    <w:rsid w:val="00147637"/>
    <w:rsid w:val="00147C2A"/>
    <w:rsid w:val="001504D9"/>
    <w:rsid w:val="00151312"/>
    <w:rsid w:val="00151A05"/>
    <w:rsid w:val="00152BD2"/>
    <w:rsid w:val="00152D95"/>
    <w:rsid w:val="00152FE0"/>
    <w:rsid w:val="00153A3A"/>
    <w:rsid w:val="00153BD2"/>
    <w:rsid w:val="0015523E"/>
    <w:rsid w:val="0015604A"/>
    <w:rsid w:val="00156287"/>
    <w:rsid w:val="00156DE2"/>
    <w:rsid w:val="001578D4"/>
    <w:rsid w:val="00157D38"/>
    <w:rsid w:val="00157E60"/>
    <w:rsid w:val="0016091C"/>
    <w:rsid w:val="00160B45"/>
    <w:rsid w:val="00160DEB"/>
    <w:rsid w:val="0016175C"/>
    <w:rsid w:val="0016205D"/>
    <w:rsid w:val="0016294B"/>
    <w:rsid w:val="00163422"/>
    <w:rsid w:val="00163512"/>
    <w:rsid w:val="00163659"/>
    <w:rsid w:val="00163728"/>
    <w:rsid w:val="001638ED"/>
    <w:rsid w:val="00164D7A"/>
    <w:rsid w:val="00165334"/>
    <w:rsid w:val="00166075"/>
    <w:rsid w:val="001664F2"/>
    <w:rsid w:val="001667CE"/>
    <w:rsid w:val="001700DE"/>
    <w:rsid w:val="001705C2"/>
    <w:rsid w:val="001708AD"/>
    <w:rsid w:val="00170BEA"/>
    <w:rsid w:val="001710C7"/>
    <w:rsid w:val="00171437"/>
    <w:rsid w:val="001714C7"/>
    <w:rsid w:val="00171840"/>
    <w:rsid w:val="00171985"/>
    <w:rsid w:val="0017198C"/>
    <w:rsid w:val="0017278A"/>
    <w:rsid w:val="00172C94"/>
    <w:rsid w:val="00173319"/>
    <w:rsid w:val="001735DB"/>
    <w:rsid w:val="001735FD"/>
    <w:rsid w:val="00173BB7"/>
    <w:rsid w:val="0017418D"/>
    <w:rsid w:val="001748A8"/>
    <w:rsid w:val="00174BB6"/>
    <w:rsid w:val="001756B4"/>
    <w:rsid w:val="001758E6"/>
    <w:rsid w:val="00175BD8"/>
    <w:rsid w:val="00175EE1"/>
    <w:rsid w:val="00175F57"/>
    <w:rsid w:val="00176F67"/>
    <w:rsid w:val="0017733E"/>
    <w:rsid w:val="00177373"/>
    <w:rsid w:val="00177D90"/>
    <w:rsid w:val="0018119D"/>
    <w:rsid w:val="00181A06"/>
    <w:rsid w:val="00181CA3"/>
    <w:rsid w:val="00182048"/>
    <w:rsid w:val="00183779"/>
    <w:rsid w:val="00185D87"/>
    <w:rsid w:val="0018706D"/>
    <w:rsid w:val="00187CBA"/>
    <w:rsid w:val="00190DBF"/>
    <w:rsid w:val="0019138F"/>
    <w:rsid w:val="001913D0"/>
    <w:rsid w:val="001914B5"/>
    <w:rsid w:val="00191940"/>
    <w:rsid w:val="00191B35"/>
    <w:rsid w:val="00191C64"/>
    <w:rsid w:val="00191F8E"/>
    <w:rsid w:val="0019256E"/>
    <w:rsid w:val="001925BE"/>
    <w:rsid w:val="00192AF3"/>
    <w:rsid w:val="0019335D"/>
    <w:rsid w:val="00193C88"/>
    <w:rsid w:val="00193EA3"/>
    <w:rsid w:val="00194EE9"/>
    <w:rsid w:val="00194F23"/>
    <w:rsid w:val="0019532C"/>
    <w:rsid w:val="00195388"/>
    <w:rsid w:val="0019543C"/>
    <w:rsid w:val="00195546"/>
    <w:rsid w:val="00195830"/>
    <w:rsid w:val="0019586A"/>
    <w:rsid w:val="00196A36"/>
    <w:rsid w:val="00196DD2"/>
    <w:rsid w:val="001974C8"/>
    <w:rsid w:val="001A00C7"/>
    <w:rsid w:val="001A0D04"/>
    <w:rsid w:val="001A1B77"/>
    <w:rsid w:val="001A276A"/>
    <w:rsid w:val="001A2EAA"/>
    <w:rsid w:val="001A4375"/>
    <w:rsid w:val="001A4719"/>
    <w:rsid w:val="001A4BEB"/>
    <w:rsid w:val="001A4E7E"/>
    <w:rsid w:val="001A5725"/>
    <w:rsid w:val="001A5FD5"/>
    <w:rsid w:val="001A6620"/>
    <w:rsid w:val="001A6A2E"/>
    <w:rsid w:val="001A6D88"/>
    <w:rsid w:val="001A6DFC"/>
    <w:rsid w:val="001A7189"/>
    <w:rsid w:val="001A7654"/>
    <w:rsid w:val="001A7720"/>
    <w:rsid w:val="001A77C9"/>
    <w:rsid w:val="001A79AC"/>
    <w:rsid w:val="001B038F"/>
    <w:rsid w:val="001B11CE"/>
    <w:rsid w:val="001B20CC"/>
    <w:rsid w:val="001B2196"/>
    <w:rsid w:val="001B251A"/>
    <w:rsid w:val="001B3DE3"/>
    <w:rsid w:val="001B4586"/>
    <w:rsid w:val="001B4CB3"/>
    <w:rsid w:val="001B4FEF"/>
    <w:rsid w:val="001B545C"/>
    <w:rsid w:val="001B5505"/>
    <w:rsid w:val="001B5D11"/>
    <w:rsid w:val="001B5F64"/>
    <w:rsid w:val="001B6261"/>
    <w:rsid w:val="001B727B"/>
    <w:rsid w:val="001B737D"/>
    <w:rsid w:val="001B7699"/>
    <w:rsid w:val="001C0364"/>
    <w:rsid w:val="001C0C5A"/>
    <w:rsid w:val="001C1232"/>
    <w:rsid w:val="001C206D"/>
    <w:rsid w:val="001C3243"/>
    <w:rsid w:val="001C36B1"/>
    <w:rsid w:val="001C393C"/>
    <w:rsid w:val="001C3E83"/>
    <w:rsid w:val="001C3FD5"/>
    <w:rsid w:val="001C41C9"/>
    <w:rsid w:val="001C4612"/>
    <w:rsid w:val="001C490D"/>
    <w:rsid w:val="001C5000"/>
    <w:rsid w:val="001C56D7"/>
    <w:rsid w:val="001C74C8"/>
    <w:rsid w:val="001C757E"/>
    <w:rsid w:val="001C7820"/>
    <w:rsid w:val="001C7CC1"/>
    <w:rsid w:val="001C7E11"/>
    <w:rsid w:val="001C7F40"/>
    <w:rsid w:val="001D001F"/>
    <w:rsid w:val="001D2031"/>
    <w:rsid w:val="001D2360"/>
    <w:rsid w:val="001D2F5E"/>
    <w:rsid w:val="001D3597"/>
    <w:rsid w:val="001D35A8"/>
    <w:rsid w:val="001D3A21"/>
    <w:rsid w:val="001D42DB"/>
    <w:rsid w:val="001D43FB"/>
    <w:rsid w:val="001D4648"/>
    <w:rsid w:val="001D4A8A"/>
    <w:rsid w:val="001D5543"/>
    <w:rsid w:val="001D596C"/>
    <w:rsid w:val="001D5C7C"/>
    <w:rsid w:val="001D5DB0"/>
    <w:rsid w:val="001D615C"/>
    <w:rsid w:val="001D6E9A"/>
    <w:rsid w:val="001D73C6"/>
    <w:rsid w:val="001D7941"/>
    <w:rsid w:val="001E05EF"/>
    <w:rsid w:val="001E09E9"/>
    <w:rsid w:val="001E0EFC"/>
    <w:rsid w:val="001E143E"/>
    <w:rsid w:val="001E1DA6"/>
    <w:rsid w:val="001E21C5"/>
    <w:rsid w:val="001E2784"/>
    <w:rsid w:val="001E2AAE"/>
    <w:rsid w:val="001E2C2A"/>
    <w:rsid w:val="001E2C39"/>
    <w:rsid w:val="001E3045"/>
    <w:rsid w:val="001E3379"/>
    <w:rsid w:val="001E44CA"/>
    <w:rsid w:val="001E464C"/>
    <w:rsid w:val="001E4A51"/>
    <w:rsid w:val="001E4C12"/>
    <w:rsid w:val="001E4C3E"/>
    <w:rsid w:val="001E539B"/>
    <w:rsid w:val="001E54E6"/>
    <w:rsid w:val="001E550C"/>
    <w:rsid w:val="001E5D27"/>
    <w:rsid w:val="001E6164"/>
    <w:rsid w:val="001E62FA"/>
    <w:rsid w:val="001E6B5E"/>
    <w:rsid w:val="001E7032"/>
    <w:rsid w:val="001E715E"/>
    <w:rsid w:val="001E7484"/>
    <w:rsid w:val="001F0968"/>
    <w:rsid w:val="001F0D67"/>
    <w:rsid w:val="001F163E"/>
    <w:rsid w:val="001F1C18"/>
    <w:rsid w:val="001F384B"/>
    <w:rsid w:val="001F4002"/>
    <w:rsid w:val="001F43AD"/>
    <w:rsid w:val="001F450C"/>
    <w:rsid w:val="001F4930"/>
    <w:rsid w:val="001F4940"/>
    <w:rsid w:val="001F49F5"/>
    <w:rsid w:val="001F508C"/>
    <w:rsid w:val="001F5859"/>
    <w:rsid w:val="001F591E"/>
    <w:rsid w:val="001F77F6"/>
    <w:rsid w:val="001F7A01"/>
    <w:rsid w:val="0020010E"/>
    <w:rsid w:val="002006A6"/>
    <w:rsid w:val="00200AEC"/>
    <w:rsid w:val="002023EE"/>
    <w:rsid w:val="00202681"/>
    <w:rsid w:val="00202787"/>
    <w:rsid w:val="002029BA"/>
    <w:rsid w:val="00203C25"/>
    <w:rsid w:val="00203F3D"/>
    <w:rsid w:val="0020403F"/>
    <w:rsid w:val="00204718"/>
    <w:rsid w:val="00204E0A"/>
    <w:rsid w:val="00205055"/>
    <w:rsid w:val="00206E46"/>
    <w:rsid w:val="00206E58"/>
    <w:rsid w:val="00207989"/>
    <w:rsid w:val="00210403"/>
    <w:rsid w:val="002109CA"/>
    <w:rsid w:val="00210B7D"/>
    <w:rsid w:val="0021111B"/>
    <w:rsid w:val="0021127B"/>
    <w:rsid w:val="00211900"/>
    <w:rsid w:val="00211A79"/>
    <w:rsid w:val="00211CF6"/>
    <w:rsid w:val="00211F6D"/>
    <w:rsid w:val="002125DA"/>
    <w:rsid w:val="00212FDE"/>
    <w:rsid w:val="002133B8"/>
    <w:rsid w:val="0021390A"/>
    <w:rsid w:val="00213ACA"/>
    <w:rsid w:val="002148CA"/>
    <w:rsid w:val="0021533E"/>
    <w:rsid w:val="00215511"/>
    <w:rsid w:val="002156FA"/>
    <w:rsid w:val="002157E9"/>
    <w:rsid w:val="00215D4E"/>
    <w:rsid w:val="00215E27"/>
    <w:rsid w:val="002165ED"/>
    <w:rsid w:val="002176A6"/>
    <w:rsid w:val="002202DA"/>
    <w:rsid w:val="00220667"/>
    <w:rsid w:val="00220FA2"/>
    <w:rsid w:val="002214C7"/>
    <w:rsid w:val="00221506"/>
    <w:rsid w:val="00221746"/>
    <w:rsid w:val="00221B98"/>
    <w:rsid w:val="00221CBA"/>
    <w:rsid w:val="002226C9"/>
    <w:rsid w:val="00222A44"/>
    <w:rsid w:val="002233F2"/>
    <w:rsid w:val="0022395B"/>
    <w:rsid w:val="00223CA7"/>
    <w:rsid w:val="00224540"/>
    <w:rsid w:val="00224D82"/>
    <w:rsid w:val="00224F65"/>
    <w:rsid w:val="00225562"/>
    <w:rsid w:val="002256CC"/>
    <w:rsid w:val="00225745"/>
    <w:rsid w:val="002258BB"/>
    <w:rsid w:val="00225ACB"/>
    <w:rsid w:val="00225FAE"/>
    <w:rsid w:val="00226030"/>
    <w:rsid w:val="002263DE"/>
    <w:rsid w:val="00226468"/>
    <w:rsid w:val="00226B08"/>
    <w:rsid w:val="00227BCB"/>
    <w:rsid w:val="002303A3"/>
    <w:rsid w:val="002305AE"/>
    <w:rsid w:val="002317C1"/>
    <w:rsid w:val="00231C63"/>
    <w:rsid w:val="00231E84"/>
    <w:rsid w:val="00232598"/>
    <w:rsid w:val="0023390A"/>
    <w:rsid w:val="00234183"/>
    <w:rsid w:val="00234D3F"/>
    <w:rsid w:val="00235301"/>
    <w:rsid w:val="00235906"/>
    <w:rsid w:val="00235C01"/>
    <w:rsid w:val="00235D04"/>
    <w:rsid w:val="00235DEC"/>
    <w:rsid w:val="002366A5"/>
    <w:rsid w:val="00236BD6"/>
    <w:rsid w:val="00237E6B"/>
    <w:rsid w:val="0024013C"/>
    <w:rsid w:val="0024091D"/>
    <w:rsid w:val="00240986"/>
    <w:rsid w:val="00240E02"/>
    <w:rsid w:val="002412C0"/>
    <w:rsid w:val="00241F08"/>
    <w:rsid w:val="0024223A"/>
    <w:rsid w:val="00242635"/>
    <w:rsid w:val="002428F7"/>
    <w:rsid w:val="002435C3"/>
    <w:rsid w:val="002435F7"/>
    <w:rsid w:val="00244CB8"/>
    <w:rsid w:val="0024527B"/>
    <w:rsid w:val="00245478"/>
    <w:rsid w:val="00246156"/>
    <w:rsid w:val="002462FA"/>
    <w:rsid w:val="00246E06"/>
    <w:rsid w:val="00247171"/>
    <w:rsid w:val="00247779"/>
    <w:rsid w:val="00250A66"/>
    <w:rsid w:val="00251ED9"/>
    <w:rsid w:val="0025298F"/>
    <w:rsid w:val="00252CBD"/>
    <w:rsid w:val="00252F75"/>
    <w:rsid w:val="00253C4A"/>
    <w:rsid w:val="00254412"/>
    <w:rsid w:val="00254579"/>
    <w:rsid w:val="0025522F"/>
    <w:rsid w:val="002554CD"/>
    <w:rsid w:val="00255A20"/>
    <w:rsid w:val="0025656F"/>
    <w:rsid w:val="002570AE"/>
    <w:rsid w:val="002573BE"/>
    <w:rsid w:val="002576FB"/>
    <w:rsid w:val="00257A66"/>
    <w:rsid w:val="0026020B"/>
    <w:rsid w:val="00261480"/>
    <w:rsid w:val="0026158F"/>
    <w:rsid w:val="0026206E"/>
    <w:rsid w:val="00262259"/>
    <w:rsid w:val="002625E3"/>
    <w:rsid w:val="002628B5"/>
    <w:rsid w:val="0026300E"/>
    <w:rsid w:val="0026430D"/>
    <w:rsid w:val="002645FA"/>
    <w:rsid w:val="00265618"/>
    <w:rsid w:val="00265ABF"/>
    <w:rsid w:val="00265BA6"/>
    <w:rsid w:val="00266274"/>
    <w:rsid w:val="002665CD"/>
    <w:rsid w:val="002666C1"/>
    <w:rsid w:val="00270002"/>
    <w:rsid w:val="002700C0"/>
    <w:rsid w:val="002702F0"/>
    <w:rsid w:val="002703A0"/>
    <w:rsid w:val="002709F9"/>
    <w:rsid w:val="00270D08"/>
    <w:rsid w:val="002716FE"/>
    <w:rsid w:val="00271736"/>
    <w:rsid w:val="00271DB4"/>
    <w:rsid w:val="002734D5"/>
    <w:rsid w:val="0027462B"/>
    <w:rsid w:val="0027503C"/>
    <w:rsid w:val="0027608D"/>
    <w:rsid w:val="00276388"/>
    <w:rsid w:val="00276CFF"/>
    <w:rsid w:val="002771CD"/>
    <w:rsid w:val="00277588"/>
    <w:rsid w:val="00277726"/>
    <w:rsid w:val="00277E30"/>
    <w:rsid w:val="0027A51E"/>
    <w:rsid w:val="00280D21"/>
    <w:rsid w:val="002816F6"/>
    <w:rsid w:val="00281B33"/>
    <w:rsid w:val="00281BD2"/>
    <w:rsid w:val="002844BA"/>
    <w:rsid w:val="002852DA"/>
    <w:rsid w:val="00285373"/>
    <w:rsid w:val="0028572F"/>
    <w:rsid w:val="002857C0"/>
    <w:rsid w:val="002857EE"/>
    <w:rsid w:val="00285E80"/>
    <w:rsid w:val="002869A4"/>
    <w:rsid w:val="002876F2"/>
    <w:rsid w:val="00287B49"/>
    <w:rsid w:val="00287EC1"/>
    <w:rsid w:val="002900B6"/>
    <w:rsid w:val="0029094F"/>
    <w:rsid w:val="00291326"/>
    <w:rsid w:val="00291C2C"/>
    <w:rsid w:val="00292DD3"/>
    <w:rsid w:val="00293B83"/>
    <w:rsid w:val="00294891"/>
    <w:rsid w:val="00294BF5"/>
    <w:rsid w:val="00294CC3"/>
    <w:rsid w:val="0029558E"/>
    <w:rsid w:val="002956D8"/>
    <w:rsid w:val="00295A5C"/>
    <w:rsid w:val="00296DA6"/>
    <w:rsid w:val="0029706B"/>
    <w:rsid w:val="00297160"/>
    <w:rsid w:val="00297286"/>
    <w:rsid w:val="002A01F9"/>
    <w:rsid w:val="002A0341"/>
    <w:rsid w:val="002A0E79"/>
    <w:rsid w:val="002A2305"/>
    <w:rsid w:val="002A281C"/>
    <w:rsid w:val="002A28ED"/>
    <w:rsid w:val="002A2910"/>
    <w:rsid w:val="002A30AB"/>
    <w:rsid w:val="002A3453"/>
    <w:rsid w:val="002A346B"/>
    <w:rsid w:val="002A35BB"/>
    <w:rsid w:val="002A36C8"/>
    <w:rsid w:val="002A3A1A"/>
    <w:rsid w:val="002A3B39"/>
    <w:rsid w:val="002A4591"/>
    <w:rsid w:val="002A48F0"/>
    <w:rsid w:val="002A50EA"/>
    <w:rsid w:val="002A5732"/>
    <w:rsid w:val="002A68BA"/>
    <w:rsid w:val="002A6DCE"/>
    <w:rsid w:val="002A70AF"/>
    <w:rsid w:val="002B03B6"/>
    <w:rsid w:val="002B0477"/>
    <w:rsid w:val="002B06B7"/>
    <w:rsid w:val="002B09A9"/>
    <w:rsid w:val="002B0ECA"/>
    <w:rsid w:val="002B1091"/>
    <w:rsid w:val="002B1893"/>
    <w:rsid w:val="002B2136"/>
    <w:rsid w:val="002B3416"/>
    <w:rsid w:val="002B390E"/>
    <w:rsid w:val="002B3BB2"/>
    <w:rsid w:val="002B3DA9"/>
    <w:rsid w:val="002B4294"/>
    <w:rsid w:val="002B4CDB"/>
    <w:rsid w:val="002B4FA4"/>
    <w:rsid w:val="002B508E"/>
    <w:rsid w:val="002B5181"/>
    <w:rsid w:val="002B57A4"/>
    <w:rsid w:val="002B58E9"/>
    <w:rsid w:val="002B5CDC"/>
    <w:rsid w:val="002B6A4D"/>
    <w:rsid w:val="002B6A84"/>
    <w:rsid w:val="002B75F4"/>
    <w:rsid w:val="002B79D3"/>
    <w:rsid w:val="002C03AF"/>
    <w:rsid w:val="002C1A3E"/>
    <w:rsid w:val="002C1E43"/>
    <w:rsid w:val="002C31FB"/>
    <w:rsid w:val="002C323C"/>
    <w:rsid w:val="002C3B5C"/>
    <w:rsid w:val="002C5DC6"/>
    <w:rsid w:val="002C65DF"/>
    <w:rsid w:val="002C6BD3"/>
    <w:rsid w:val="002C70B7"/>
    <w:rsid w:val="002C711B"/>
    <w:rsid w:val="002C7218"/>
    <w:rsid w:val="002C7358"/>
    <w:rsid w:val="002C790F"/>
    <w:rsid w:val="002D0474"/>
    <w:rsid w:val="002D080C"/>
    <w:rsid w:val="002D0DE4"/>
    <w:rsid w:val="002D0E0D"/>
    <w:rsid w:val="002D1464"/>
    <w:rsid w:val="002D165F"/>
    <w:rsid w:val="002D1BCF"/>
    <w:rsid w:val="002D266B"/>
    <w:rsid w:val="002D29AC"/>
    <w:rsid w:val="002D2AE8"/>
    <w:rsid w:val="002D323B"/>
    <w:rsid w:val="002D3A2E"/>
    <w:rsid w:val="002D3ACE"/>
    <w:rsid w:val="002D4086"/>
    <w:rsid w:val="002D40C5"/>
    <w:rsid w:val="002D417D"/>
    <w:rsid w:val="002D4F3D"/>
    <w:rsid w:val="002D5F2E"/>
    <w:rsid w:val="002D6C6D"/>
    <w:rsid w:val="002D6EEF"/>
    <w:rsid w:val="002D70C4"/>
    <w:rsid w:val="002D7116"/>
    <w:rsid w:val="002E0B8C"/>
    <w:rsid w:val="002E0ED5"/>
    <w:rsid w:val="002E123B"/>
    <w:rsid w:val="002E157C"/>
    <w:rsid w:val="002E233E"/>
    <w:rsid w:val="002E39BB"/>
    <w:rsid w:val="002E472B"/>
    <w:rsid w:val="002E4E60"/>
    <w:rsid w:val="002E6236"/>
    <w:rsid w:val="002E65F7"/>
    <w:rsid w:val="002E6B6E"/>
    <w:rsid w:val="002E70C1"/>
    <w:rsid w:val="002E7CBE"/>
    <w:rsid w:val="002E7F84"/>
    <w:rsid w:val="002F18EA"/>
    <w:rsid w:val="002F25F1"/>
    <w:rsid w:val="002F2C2B"/>
    <w:rsid w:val="002F31CB"/>
    <w:rsid w:val="002F390C"/>
    <w:rsid w:val="002F3A78"/>
    <w:rsid w:val="002F4512"/>
    <w:rsid w:val="002F4667"/>
    <w:rsid w:val="002F48E3"/>
    <w:rsid w:val="002F49DA"/>
    <w:rsid w:val="002F5015"/>
    <w:rsid w:val="002F633B"/>
    <w:rsid w:val="002F685F"/>
    <w:rsid w:val="002F6D28"/>
    <w:rsid w:val="002F6E03"/>
    <w:rsid w:val="002F73E7"/>
    <w:rsid w:val="002F7775"/>
    <w:rsid w:val="002F7F09"/>
    <w:rsid w:val="002FA1C6"/>
    <w:rsid w:val="00300672"/>
    <w:rsid w:val="00300E10"/>
    <w:rsid w:val="003012FA"/>
    <w:rsid w:val="00301B2F"/>
    <w:rsid w:val="00302B53"/>
    <w:rsid w:val="00302D42"/>
    <w:rsid w:val="003030F8"/>
    <w:rsid w:val="00303B88"/>
    <w:rsid w:val="00303D84"/>
    <w:rsid w:val="00304169"/>
    <w:rsid w:val="003041FF"/>
    <w:rsid w:val="00304293"/>
    <w:rsid w:val="00304538"/>
    <w:rsid w:val="00304F40"/>
    <w:rsid w:val="003054C9"/>
    <w:rsid w:val="00306124"/>
    <w:rsid w:val="003061EE"/>
    <w:rsid w:val="00306233"/>
    <w:rsid w:val="003069D1"/>
    <w:rsid w:val="00306B95"/>
    <w:rsid w:val="0030720F"/>
    <w:rsid w:val="003076CA"/>
    <w:rsid w:val="00310177"/>
    <w:rsid w:val="003107D5"/>
    <w:rsid w:val="00310BEA"/>
    <w:rsid w:val="0031168A"/>
    <w:rsid w:val="00312902"/>
    <w:rsid w:val="00312BEF"/>
    <w:rsid w:val="003141A2"/>
    <w:rsid w:val="00314C33"/>
    <w:rsid w:val="0031538F"/>
    <w:rsid w:val="00315E76"/>
    <w:rsid w:val="00316A0D"/>
    <w:rsid w:val="00316A8B"/>
    <w:rsid w:val="00316AAE"/>
    <w:rsid w:val="003175BA"/>
    <w:rsid w:val="003176F1"/>
    <w:rsid w:val="00317B57"/>
    <w:rsid w:val="0032011D"/>
    <w:rsid w:val="003213E0"/>
    <w:rsid w:val="003217F3"/>
    <w:rsid w:val="003222CC"/>
    <w:rsid w:val="00322404"/>
    <w:rsid w:val="003228C8"/>
    <w:rsid w:val="00322A8D"/>
    <w:rsid w:val="00322D4A"/>
    <w:rsid w:val="00324DDA"/>
    <w:rsid w:val="0032515F"/>
    <w:rsid w:val="00326002"/>
    <w:rsid w:val="00326224"/>
    <w:rsid w:val="0032689C"/>
    <w:rsid w:val="00326A26"/>
    <w:rsid w:val="00326B6E"/>
    <w:rsid w:val="003273B1"/>
    <w:rsid w:val="00327AA6"/>
    <w:rsid w:val="003305F4"/>
    <w:rsid w:val="003306A6"/>
    <w:rsid w:val="003310E6"/>
    <w:rsid w:val="0033197D"/>
    <w:rsid w:val="00331A5B"/>
    <w:rsid w:val="00331BB3"/>
    <w:rsid w:val="0033257E"/>
    <w:rsid w:val="003329A2"/>
    <w:rsid w:val="00333025"/>
    <w:rsid w:val="00333D0D"/>
    <w:rsid w:val="00334AA2"/>
    <w:rsid w:val="0033591D"/>
    <w:rsid w:val="003359D6"/>
    <w:rsid w:val="00335CBC"/>
    <w:rsid w:val="00335D06"/>
    <w:rsid w:val="00335FA7"/>
    <w:rsid w:val="00336202"/>
    <w:rsid w:val="003363C0"/>
    <w:rsid w:val="003365A1"/>
    <w:rsid w:val="00336E97"/>
    <w:rsid w:val="00336EA5"/>
    <w:rsid w:val="0034086D"/>
    <w:rsid w:val="00340DBC"/>
    <w:rsid w:val="0034194B"/>
    <w:rsid w:val="00341E03"/>
    <w:rsid w:val="00342226"/>
    <w:rsid w:val="0034272D"/>
    <w:rsid w:val="00342ABB"/>
    <w:rsid w:val="0034389F"/>
    <w:rsid w:val="0034417B"/>
    <w:rsid w:val="00344712"/>
    <w:rsid w:val="00344804"/>
    <w:rsid w:val="00344ADD"/>
    <w:rsid w:val="00345641"/>
    <w:rsid w:val="00346028"/>
    <w:rsid w:val="0034607F"/>
    <w:rsid w:val="003460DC"/>
    <w:rsid w:val="00346CC6"/>
    <w:rsid w:val="00347578"/>
    <w:rsid w:val="003477D4"/>
    <w:rsid w:val="0035020F"/>
    <w:rsid w:val="003508B1"/>
    <w:rsid w:val="00351097"/>
    <w:rsid w:val="003515D6"/>
    <w:rsid w:val="003522C1"/>
    <w:rsid w:val="00352779"/>
    <w:rsid w:val="0035321D"/>
    <w:rsid w:val="003534D4"/>
    <w:rsid w:val="00353743"/>
    <w:rsid w:val="0035381B"/>
    <w:rsid w:val="00353CCD"/>
    <w:rsid w:val="00354404"/>
    <w:rsid w:val="00355275"/>
    <w:rsid w:val="003553AD"/>
    <w:rsid w:val="003553E2"/>
    <w:rsid w:val="00355B21"/>
    <w:rsid w:val="00355E1F"/>
    <w:rsid w:val="003564BA"/>
    <w:rsid w:val="00356EE8"/>
    <w:rsid w:val="00357656"/>
    <w:rsid w:val="003578D2"/>
    <w:rsid w:val="0036051E"/>
    <w:rsid w:val="0036093D"/>
    <w:rsid w:val="00360C4A"/>
    <w:rsid w:val="003618D0"/>
    <w:rsid w:val="00361DBF"/>
    <w:rsid w:val="00361E8F"/>
    <w:rsid w:val="00361F89"/>
    <w:rsid w:val="0036222B"/>
    <w:rsid w:val="00362B70"/>
    <w:rsid w:val="003635ED"/>
    <w:rsid w:val="003637C1"/>
    <w:rsid w:val="00364296"/>
    <w:rsid w:val="00364555"/>
    <w:rsid w:val="00364CAB"/>
    <w:rsid w:val="00365013"/>
    <w:rsid w:val="0036581A"/>
    <w:rsid w:val="00365AE8"/>
    <w:rsid w:val="00366521"/>
    <w:rsid w:val="00366831"/>
    <w:rsid w:val="003669DD"/>
    <w:rsid w:val="00366CB4"/>
    <w:rsid w:val="003674BA"/>
    <w:rsid w:val="003679CE"/>
    <w:rsid w:val="003703DE"/>
    <w:rsid w:val="00370F8F"/>
    <w:rsid w:val="00371E1F"/>
    <w:rsid w:val="003721DD"/>
    <w:rsid w:val="003725EA"/>
    <w:rsid w:val="0037318B"/>
    <w:rsid w:val="003734C8"/>
    <w:rsid w:val="00373549"/>
    <w:rsid w:val="00373FB7"/>
    <w:rsid w:val="003743B0"/>
    <w:rsid w:val="003750BE"/>
    <w:rsid w:val="00375B24"/>
    <w:rsid w:val="003762E6"/>
    <w:rsid w:val="003763E9"/>
    <w:rsid w:val="00376550"/>
    <w:rsid w:val="00377505"/>
    <w:rsid w:val="0037774F"/>
    <w:rsid w:val="0037791E"/>
    <w:rsid w:val="00377B31"/>
    <w:rsid w:val="00377C66"/>
    <w:rsid w:val="00377F45"/>
    <w:rsid w:val="0038084A"/>
    <w:rsid w:val="00380A29"/>
    <w:rsid w:val="0038105C"/>
    <w:rsid w:val="003811E1"/>
    <w:rsid w:val="00381609"/>
    <w:rsid w:val="003819C7"/>
    <w:rsid w:val="00381DCC"/>
    <w:rsid w:val="00382688"/>
    <w:rsid w:val="00383A7E"/>
    <w:rsid w:val="00383AC4"/>
    <w:rsid w:val="00383D29"/>
    <w:rsid w:val="00384FB1"/>
    <w:rsid w:val="003855C0"/>
    <w:rsid w:val="003858AF"/>
    <w:rsid w:val="003859F2"/>
    <w:rsid w:val="00386268"/>
    <w:rsid w:val="003863AB"/>
    <w:rsid w:val="003870F2"/>
    <w:rsid w:val="003876D6"/>
    <w:rsid w:val="00387956"/>
    <w:rsid w:val="003879AE"/>
    <w:rsid w:val="00387FBF"/>
    <w:rsid w:val="003900C8"/>
    <w:rsid w:val="00390695"/>
    <w:rsid w:val="0039071E"/>
    <w:rsid w:val="00390793"/>
    <w:rsid w:val="00390803"/>
    <w:rsid w:val="00391CD8"/>
    <w:rsid w:val="00392F43"/>
    <w:rsid w:val="00392FE7"/>
    <w:rsid w:val="00393115"/>
    <w:rsid w:val="00393494"/>
    <w:rsid w:val="00394056"/>
    <w:rsid w:val="003946F9"/>
    <w:rsid w:val="0039525A"/>
    <w:rsid w:val="00395321"/>
    <w:rsid w:val="00395987"/>
    <w:rsid w:val="00396821"/>
    <w:rsid w:val="00396FE1"/>
    <w:rsid w:val="003976F9"/>
    <w:rsid w:val="003A05F2"/>
    <w:rsid w:val="003A06DC"/>
    <w:rsid w:val="003A07FA"/>
    <w:rsid w:val="003A0EED"/>
    <w:rsid w:val="003A200C"/>
    <w:rsid w:val="003A20D7"/>
    <w:rsid w:val="003A2390"/>
    <w:rsid w:val="003A29A9"/>
    <w:rsid w:val="003A2A2C"/>
    <w:rsid w:val="003A2A5F"/>
    <w:rsid w:val="003A3ED5"/>
    <w:rsid w:val="003A3F96"/>
    <w:rsid w:val="003A432D"/>
    <w:rsid w:val="003A4365"/>
    <w:rsid w:val="003A43E8"/>
    <w:rsid w:val="003A45F9"/>
    <w:rsid w:val="003A4F4A"/>
    <w:rsid w:val="003A5216"/>
    <w:rsid w:val="003A5561"/>
    <w:rsid w:val="003A5A10"/>
    <w:rsid w:val="003A6300"/>
    <w:rsid w:val="003A6850"/>
    <w:rsid w:val="003A7374"/>
    <w:rsid w:val="003A757C"/>
    <w:rsid w:val="003A7766"/>
    <w:rsid w:val="003A7DD8"/>
    <w:rsid w:val="003B08FB"/>
    <w:rsid w:val="003B16C4"/>
    <w:rsid w:val="003B17F8"/>
    <w:rsid w:val="003B1B3C"/>
    <w:rsid w:val="003B2755"/>
    <w:rsid w:val="003B275E"/>
    <w:rsid w:val="003B27B6"/>
    <w:rsid w:val="003B30E0"/>
    <w:rsid w:val="003B3428"/>
    <w:rsid w:val="003B3D81"/>
    <w:rsid w:val="003B424B"/>
    <w:rsid w:val="003B44A2"/>
    <w:rsid w:val="003B4A39"/>
    <w:rsid w:val="003B4CF0"/>
    <w:rsid w:val="003B538F"/>
    <w:rsid w:val="003B5522"/>
    <w:rsid w:val="003B6573"/>
    <w:rsid w:val="003B6C57"/>
    <w:rsid w:val="003B7238"/>
    <w:rsid w:val="003C0531"/>
    <w:rsid w:val="003C2298"/>
    <w:rsid w:val="003C2B06"/>
    <w:rsid w:val="003C33FA"/>
    <w:rsid w:val="003C35EE"/>
    <w:rsid w:val="003C385E"/>
    <w:rsid w:val="003C38E2"/>
    <w:rsid w:val="003C394B"/>
    <w:rsid w:val="003C3AA4"/>
    <w:rsid w:val="003C3EDC"/>
    <w:rsid w:val="003C3EDF"/>
    <w:rsid w:val="003C4081"/>
    <w:rsid w:val="003C42D7"/>
    <w:rsid w:val="003C4638"/>
    <w:rsid w:val="003C4DC4"/>
    <w:rsid w:val="003C5613"/>
    <w:rsid w:val="003C6329"/>
    <w:rsid w:val="003C63B6"/>
    <w:rsid w:val="003C682A"/>
    <w:rsid w:val="003C6D8B"/>
    <w:rsid w:val="003C7416"/>
    <w:rsid w:val="003C7787"/>
    <w:rsid w:val="003D01CD"/>
    <w:rsid w:val="003D0790"/>
    <w:rsid w:val="003D0852"/>
    <w:rsid w:val="003D0864"/>
    <w:rsid w:val="003D0922"/>
    <w:rsid w:val="003D1905"/>
    <w:rsid w:val="003D1CB8"/>
    <w:rsid w:val="003D21EB"/>
    <w:rsid w:val="003D3649"/>
    <w:rsid w:val="003D3740"/>
    <w:rsid w:val="003D37CC"/>
    <w:rsid w:val="003D40ED"/>
    <w:rsid w:val="003D6622"/>
    <w:rsid w:val="003E020F"/>
    <w:rsid w:val="003E0B21"/>
    <w:rsid w:val="003E0F31"/>
    <w:rsid w:val="003E10FE"/>
    <w:rsid w:val="003E11D6"/>
    <w:rsid w:val="003E2A82"/>
    <w:rsid w:val="003E2C11"/>
    <w:rsid w:val="003E2EB6"/>
    <w:rsid w:val="003E3757"/>
    <w:rsid w:val="003E3957"/>
    <w:rsid w:val="003E3971"/>
    <w:rsid w:val="003E4A5C"/>
    <w:rsid w:val="003E4B4A"/>
    <w:rsid w:val="003E4D38"/>
    <w:rsid w:val="003E4F64"/>
    <w:rsid w:val="003E6053"/>
    <w:rsid w:val="003E679D"/>
    <w:rsid w:val="003E6990"/>
    <w:rsid w:val="003E7D3B"/>
    <w:rsid w:val="003E7FDF"/>
    <w:rsid w:val="003F02EB"/>
    <w:rsid w:val="003F0F64"/>
    <w:rsid w:val="003F12F5"/>
    <w:rsid w:val="003F2124"/>
    <w:rsid w:val="003F272F"/>
    <w:rsid w:val="003F2AD1"/>
    <w:rsid w:val="003F2B20"/>
    <w:rsid w:val="003F2B90"/>
    <w:rsid w:val="003F2E0A"/>
    <w:rsid w:val="003F30AF"/>
    <w:rsid w:val="003F3145"/>
    <w:rsid w:val="003F35A2"/>
    <w:rsid w:val="003F47E2"/>
    <w:rsid w:val="003F481C"/>
    <w:rsid w:val="003F55E6"/>
    <w:rsid w:val="003F5C0B"/>
    <w:rsid w:val="003F63A4"/>
    <w:rsid w:val="003F6563"/>
    <w:rsid w:val="003F6798"/>
    <w:rsid w:val="003F760B"/>
    <w:rsid w:val="003F7FFC"/>
    <w:rsid w:val="00400995"/>
    <w:rsid w:val="00400CC7"/>
    <w:rsid w:val="00400DBD"/>
    <w:rsid w:val="004011CD"/>
    <w:rsid w:val="0040120D"/>
    <w:rsid w:val="004016E9"/>
    <w:rsid w:val="00402832"/>
    <w:rsid w:val="00402BC9"/>
    <w:rsid w:val="0040363F"/>
    <w:rsid w:val="00403C47"/>
    <w:rsid w:val="00403CBC"/>
    <w:rsid w:val="004046DC"/>
    <w:rsid w:val="00405006"/>
    <w:rsid w:val="00405745"/>
    <w:rsid w:val="00405961"/>
    <w:rsid w:val="00405A0D"/>
    <w:rsid w:val="00405C99"/>
    <w:rsid w:val="00405D4C"/>
    <w:rsid w:val="00406FAA"/>
    <w:rsid w:val="00407380"/>
    <w:rsid w:val="00407E44"/>
    <w:rsid w:val="00410348"/>
    <w:rsid w:val="00410349"/>
    <w:rsid w:val="00410A8D"/>
    <w:rsid w:val="00410C2D"/>
    <w:rsid w:val="00410EB4"/>
    <w:rsid w:val="004111FE"/>
    <w:rsid w:val="0041131A"/>
    <w:rsid w:val="00411582"/>
    <w:rsid w:val="00411B9B"/>
    <w:rsid w:val="00411BFB"/>
    <w:rsid w:val="00411C1B"/>
    <w:rsid w:val="0041229F"/>
    <w:rsid w:val="004122D8"/>
    <w:rsid w:val="004131A6"/>
    <w:rsid w:val="00413D97"/>
    <w:rsid w:val="004157A5"/>
    <w:rsid w:val="00415FFA"/>
    <w:rsid w:val="00417973"/>
    <w:rsid w:val="00421066"/>
    <w:rsid w:val="00421B0F"/>
    <w:rsid w:val="0042210B"/>
    <w:rsid w:val="00422232"/>
    <w:rsid w:val="004228FF"/>
    <w:rsid w:val="00422A08"/>
    <w:rsid w:val="00424D2D"/>
    <w:rsid w:val="00424D3A"/>
    <w:rsid w:val="00424D64"/>
    <w:rsid w:val="004250CF"/>
    <w:rsid w:val="004254A6"/>
    <w:rsid w:val="004256A1"/>
    <w:rsid w:val="00425A21"/>
    <w:rsid w:val="00426884"/>
    <w:rsid w:val="00426B6A"/>
    <w:rsid w:val="00427CD1"/>
    <w:rsid w:val="00430742"/>
    <w:rsid w:val="004316D3"/>
    <w:rsid w:val="00431E19"/>
    <w:rsid w:val="004321A2"/>
    <w:rsid w:val="004322FB"/>
    <w:rsid w:val="00432405"/>
    <w:rsid w:val="0043264B"/>
    <w:rsid w:val="0043352F"/>
    <w:rsid w:val="004335A0"/>
    <w:rsid w:val="00434773"/>
    <w:rsid w:val="004347D3"/>
    <w:rsid w:val="00435381"/>
    <w:rsid w:val="00435F3D"/>
    <w:rsid w:val="00436209"/>
    <w:rsid w:val="00436258"/>
    <w:rsid w:val="00436749"/>
    <w:rsid w:val="004367D9"/>
    <w:rsid w:val="00436E04"/>
    <w:rsid w:val="0043733C"/>
    <w:rsid w:val="004376A7"/>
    <w:rsid w:val="004379BE"/>
    <w:rsid w:val="00437B5A"/>
    <w:rsid w:val="00440AA8"/>
    <w:rsid w:val="00441209"/>
    <w:rsid w:val="004419BF"/>
    <w:rsid w:val="00441B7A"/>
    <w:rsid w:val="00442881"/>
    <w:rsid w:val="004429AB"/>
    <w:rsid w:val="0044499A"/>
    <w:rsid w:val="00444D3A"/>
    <w:rsid w:val="00444F4E"/>
    <w:rsid w:val="004462A5"/>
    <w:rsid w:val="004468AC"/>
    <w:rsid w:val="00446CD3"/>
    <w:rsid w:val="00446E65"/>
    <w:rsid w:val="004471C4"/>
    <w:rsid w:val="004473CA"/>
    <w:rsid w:val="004501F6"/>
    <w:rsid w:val="004502D0"/>
    <w:rsid w:val="00450459"/>
    <w:rsid w:val="004508C8"/>
    <w:rsid w:val="00451103"/>
    <w:rsid w:val="00451357"/>
    <w:rsid w:val="00451696"/>
    <w:rsid w:val="00451F6D"/>
    <w:rsid w:val="00452664"/>
    <w:rsid w:val="0045270D"/>
    <w:rsid w:val="004531D2"/>
    <w:rsid w:val="0045326C"/>
    <w:rsid w:val="00453D7E"/>
    <w:rsid w:val="00453FEB"/>
    <w:rsid w:val="00454342"/>
    <w:rsid w:val="004545F1"/>
    <w:rsid w:val="00454D77"/>
    <w:rsid w:val="0045534D"/>
    <w:rsid w:val="00455A83"/>
    <w:rsid w:val="00455F41"/>
    <w:rsid w:val="00456506"/>
    <w:rsid w:val="00456EA6"/>
    <w:rsid w:val="00460387"/>
    <w:rsid w:val="00460B5B"/>
    <w:rsid w:val="004611F5"/>
    <w:rsid w:val="00461760"/>
    <w:rsid w:val="00461C00"/>
    <w:rsid w:val="00462316"/>
    <w:rsid w:val="00462533"/>
    <w:rsid w:val="00462753"/>
    <w:rsid w:val="0046335F"/>
    <w:rsid w:val="004633D7"/>
    <w:rsid w:val="0046359D"/>
    <w:rsid w:val="00463629"/>
    <w:rsid w:val="00463EAC"/>
    <w:rsid w:val="00464B1C"/>
    <w:rsid w:val="00464E3F"/>
    <w:rsid w:val="004651DD"/>
    <w:rsid w:val="00465BA2"/>
    <w:rsid w:val="00466185"/>
    <w:rsid w:val="004664C4"/>
    <w:rsid w:val="004665A4"/>
    <w:rsid w:val="004667FF"/>
    <w:rsid w:val="00467D00"/>
    <w:rsid w:val="004703F6"/>
    <w:rsid w:val="00470E52"/>
    <w:rsid w:val="0047110E"/>
    <w:rsid w:val="0047144D"/>
    <w:rsid w:val="0047201F"/>
    <w:rsid w:val="004721DA"/>
    <w:rsid w:val="0047231C"/>
    <w:rsid w:val="00472889"/>
    <w:rsid w:val="00472894"/>
    <w:rsid w:val="00472A1F"/>
    <w:rsid w:val="00472CE5"/>
    <w:rsid w:val="00472E0D"/>
    <w:rsid w:val="004738AC"/>
    <w:rsid w:val="00473CCE"/>
    <w:rsid w:val="00473D7C"/>
    <w:rsid w:val="00474335"/>
    <w:rsid w:val="00474464"/>
    <w:rsid w:val="00474FFF"/>
    <w:rsid w:val="00475082"/>
    <w:rsid w:val="00475769"/>
    <w:rsid w:val="00476690"/>
    <w:rsid w:val="00476A9B"/>
    <w:rsid w:val="00476E73"/>
    <w:rsid w:val="00476FED"/>
    <w:rsid w:val="00477432"/>
    <w:rsid w:val="00477C37"/>
    <w:rsid w:val="00480435"/>
    <w:rsid w:val="00480437"/>
    <w:rsid w:val="00480807"/>
    <w:rsid w:val="00481F66"/>
    <w:rsid w:val="00482839"/>
    <w:rsid w:val="00483753"/>
    <w:rsid w:val="00483AB8"/>
    <w:rsid w:val="00483BF8"/>
    <w:rsid w:val="00483D3A"/>
    <w:rsid w:val="00483DF2"/>
    <w:rsid w:val="0048460D"/>
    <w:rsid w:val="00484634"/>
    <w:rsid w:val="00484ADD"/>
    <w:rsid w:val="00484E15"/>
    <w:rsid w:val="00485D22"/>
    <w:rsid w:val="00485FD1"/>
    <w:rsid w:val="004860BD"/>
    <w:rsid w:val="00486183"/>
    <w:rsid w:val="00486428"/>
    <w:rsid w:val="004867FE"/>
    <w:rsid w:val="00486C09"/>
    <w:rsid w:val="00487219"/>
    <w:rsid w:val="004872D4"/>
    <w:rsid w:val="00487612"/>
    <w:rsid w:val="0048772A"/>
    <w:rsid w:val="004877BB"/>
    <w:rsid w:val="00487A6D"/>
    <w:rsid w:val="00490F61"/>
    <w:rsid w:val="00491176"/>
    <w:rsid w:val="0049127F"/>
    <w:rsid w:val="00491740"/>
    <w:rsid w:val="00491B68"/>
    <w:rsid w:val="00491EE4"/>
    <w:rsid w:val="0049253E"/>
    <w:rsid w:val="004930A1"/>
    <w:rsid w:val="00493456"/>
    <w:rsid w:val="0049370F"/>
    <w:rsid w:val="004937FF"/>
    <w:rsid w:val="0049446C"/>
    <w:rsid w:val="0049480B"/>
    <w:rsid w:val="004948CA"/>
    <w:rsid w:val="00494BD7"/>
    <w:rsid w:val="00495037"/>
    <w:rsid w:val="004953E6"/>
    <w:rsid w:val="00496A3D"/>
    <w:rsid w:val="00497116"/>
    <w:rsid w:val="0049726C"/>
    <w:rsid w:val="004972F9"/>
    <w:rsid w:val="004979C5"/>
    <w:rsid w:val="00497C30"/>
    <w:rsid w:val="004A015D"/>
    <w:rsid w:val="004A0815"/>
    <w:rsid w:val="004A0995"/>
    <w:rsid w:val="004A168A"/>
    <w:rsid w:val="004A1D76"/>
    <w:rsid w:val="004A2782"/>
    <w:rsid w:val="004A32EA"/>
    <w:rsid w:val="004A3B81"/>
    <w:rsid w:val="004A44AB"/>
    <w:rsid w:val="004A4543"/>
    <w:rsid w:val="004A45EB"/>
    <w:rsid w:val="004A484F"/>
    <w:rsid w:val="004A499D"/>
    <w:rsid w:val="004A6F64"/>
    <w:rsid w:val="004A6FED"/>
    <w:rsid w:val="004A7126"/>
    <w:rsid w:val="004A74FE"/>
    <w:rsid w:val="004A763D"/>
    <w:rsid w:val="004A794A"/>
    <w:rsid w:val="004A7D41"/>
    <w:rsid w:val="004B0620"/>
    <w:rsid w:val="004B095A"/>
    <w:rsid w:val="004B0D24"/>
    <w:rsid w:val="004B148D"/>
    <w:rsid w:val="004B14C3"/>
    <w:rsid w:val="004B2486"/>
    <w:rsid w:val="004B301A"/>
    <w:rsid w:val="004B3074"/>
    <w:rsid w:val="004B46CA"/>
    <w:rsid w:val="004B566A"/>
    <w:rsid w:val="004B6FC1"/>
    <w:rsid w:val="004B780C"/>
    <w:rsid w:val="004B7E68"/>
    <w:rsid w:val="004C049F"/>
    <w:rsid w:val="004C0765"/>
    <w:rsid w:val="004C095F"/>
    <w:rsid w:val="004C0F65"/>
    <w:rsid w:val="004C147E"/>
    <w:rsid w:val="004C162C"/>
    <w:rsid w:val="004C1BF4"/>
    <w:rsid w:val="004C2325"/>
    <w:rsid w:val="004C317A"/>
    <w:rsid w:val="004C3D1A"/>
    <w:rsid w:val="004C499E"/>
    <w:rsid w:val="004C4D8E"/>
    <w:rsid w:val="004C5A13"/>
    <w:rsid w:val="004C7B9C"/>
    <w:rsid w:val="004D1662"/>
    <w:rsid w:val="004D16B9"/>
    <w:rsid w:val="004D22FE"/>
    <w:rsid w:val="004D34A9"/>
    <w:rsid w:val="004D3797"/>
    <w:rsid w:val="004D3DCB"/>
    <w:rsid w:val="004D45F7"/>
    <w:rsid w:val="004D4F5F"/>
    <w:rsid w:val="004D6EDB"/>
    <w:rsid w:val="004D7123"/>
    <w:rsid w:val="004D74D8"/>
    <w:rsid w:val="004E0677"/>
    <w:rsid w:val="004E07D5"/>
    <w:rsid w:val="004E09C2"/>
    <w:rsid w:val="004E0D1D"/>
    <w:rsid w:val="004E0F24"/>
    <w:rsid w:val="004E1C35"/>
    <w:rsid w:val="004E1CFC"/>
    <w:rsid w:val="004E1F51"/>
    <w:rsid w:val="004E2066"/>
    <w:rsid w:val="004E2113"/>
    <w:rsid w:val="004E2504"/>
    <w:rsid w:val="004E3648"/>
    <w:rsid w:val="004E3E2A"/>
    <w:rsid w:val="004E5291"/>
    <w:rsid w:val="004E53E3"/>
    <w:rsid w:val="004E6500"/>
    <w:rsid w:val="004E686B"/>
    <w:rsid w:val="004E6B69"/>
    <w:rsid w:val="004E6FF5"/>
    <w:rsid w:val="004E7E14"/>
    <w:rsid w:val="004F00F0"/>
    <w:rsid w:val="004F081D"/>
    <w:rsid w:val="004F0E3F"/>
    <w:rsid w:val="004F10F9"/>
    <w:rsid w:val="004F141A"/>
    <w:rsid w:val="004F1752"/>
    <w:rsid w:val="004F1836"/>
    <w:rsid w:val="004F197C"/>
    <w:rsid w:val="004F19EB"/>
    <w:rsid w:val="004F1C5E"/>
    <w:rsid w:val="004F1DAF"/>
    <w:rsid w:val="004F21A4"/>
    <w:rsid w:val="004F2714"/>
    <w:rsid w:val="004F2B3E"/>
    <w:rsid w:val="004F3392"/>
    <w:rsid w:val="004F3851"/>
    <w:rsid w:val="004F469F"/>
    <w:rsid w:val="004F4A9D"/>
    <w:rsid w:val="004F4D9E"/>
    <w:rsid w:val="004F5310"/>
    <w:rsid w:val="004F54FD"/>
    <w:rsid w:val="004F55D9"/>
    <w:rsid w:val="004F5EBE"/>
    <w:rsid w:val="004F6605"/>
    <w:rsid w:val="004F7F94"/>
    <w:rsid w:val="005000E2"/>
    <w:rsid w:val="00500E0B"/>
    <w:rsid w:val="00500F1F"/>
    <w:rsid w:val="0050123C"/>
    <w:rsid w:val="00501E93"/>
    <w:rsid w:val="00502217"/>
    <w:rsid w:val="00502A58"/>
    <w:rsid w:val="00504800"/>
    <w:rsid w:val="00504B14"/>
    <w:rsid w:val="005058D5"/>
    <w:rsid w:val="00505902"/>
    <w:rsid w:val="0050674D"/>
    <w:rsid w:val="00506FE6"/>
    <w:rsid w:val="00507843"/>
    <w:rsid w:val="00507ADD"/>
    <w:rsid w:val="00510607"/>
    <w:rsid w:val="00510F63"/>
    <w:rsid w:val="005113B0"/>
    <w:rsid w:val="00511C4E"/>
    <w:rsid w:val="00512658"/>
    <w:rsid w:val="00512774"/>
    <w:rsid w:val="00512A91"/>
    <w:rsid w:val="00512C1C"/>
    <w:rsid w:val="005132B9"/>
    <w:rsid w:val="00513669"/>
    <w:rsid w:val="00513C7F"/>
    <w:rsid w:val="00513D2A"/>
    <w:rsid w:val="00513F3B"/>
    <w:rsid w:val="0051438B"/>
    <w:rsid w:val="005151A3"/>
    <w:rsid w:val="005152C5"/>
    <w:rsid w:val="00515ABE"/>
    <w:rsid w:val="00515B6F"/>
    <w:rsid w:val="00515DEF"/>
    <w:rsid w:val="005165F4"/>
    <w:rsid w:val="005166A3"/>
    <w:rsid w:val="00516BED"/>
    <w:rsid w:val="00517159"/>
    <w:rsid w:val="0052023B"/>
    <w:rsid w:val="00520D97"/>
    <w:rsid w:val="00521647"/>
    <w:rsid w:val="00521D3C"/>
    <w:rsid w:val="00522864"/>
    <w:rsid w:val="00523088"/>
    <w:rsid w:val="005233BF"/>
    <w:rsid w:val="0052411A"/>
    <w:rsid w:val="0052448C"/>
    <w:rsid w:val="005247DA"/>
    <w:rsid w:val="0052492D"/>
    <w:rsid w:val="00524A52"/>
    <w:rsid w:val="00524A75"/>
    <w:rsid w:val="00524A89"/>
    <w:rsid w:val="00524BD4"/>
    <w:rsid w:val="00525769"/>
    <w:rsid w:val="00525A7E"/>
    <w:rsid w:val="005260AE"/>
    <w:rsid w:val="005265EC"/>
    <w:rsid w:val="00526E29"/>
    <w:rsid w:val="00527299"/>
    <w:rsid w:val="00527369"/>
    <w:rsid w:val="00527540"/>
    <w:rsid w:val="00527B1B"/>
    <w:rsid w:val="00527DFB"/>
    <w:rsid w:val="00527E4D"/>
    <w:rsid w:val="00530BEF"/>
    <w:rsid w:val="00530C44"/>
    <w:rsid w:val="005317F7"/>
    <w:rsid w:val="00531F9F"/>
    <w:rsid w:val="00531FBC"/>
    <w:rsid w:val="00533D46"/>
    <w:rsid w:val="00534446"/>
    <w:rsid w:val="00534B71"/>
    <w:rsid w:val="00534BA8"/>
    <w:rsid w:val="00534EC3"/>
    <w:rsid w:val="00535CE7"/>
    <w:rsid w:val="0053695B"/>
    <w:rsid w:val="00536E39"/>
    <w:rsid w:val="00536FA5"/>
    <w:rsid w:val="005376B5"/>
    <w:rsid w:val="00537E76"/>
    <w:rsid w:val="00541394"/>
    <w:rsid w:val="0054145F"/>
    <w:rsid w:val="00541588"/>
    <w:rsid w:val="005417E3"/>
    <w:rsid w:val="00541F81"/>
    <w:rsid w:val="00542CB6"/>
    <w:rsid w:val="00543337"/>
    <w:rsid w:val="00543D48"/>
    <w:rsid w:val="00543E2A"/>
    <w:rsid w:val="00544751"/>
    <w:rsid w:val="00544902"/>
    <w:rsid w:val="00545076"/>
    <w:rsid w:val="005451D1"/>
    <w:rsid w:val="00546292"/>
    <w:rsid w:val="005471EF"/>
    <w:rsid w:val="005474A3"/>
    <w:rsid w:val="00547885"/>
    <w:rsid w:val="00547CC9"/>
    <w:rsid w:val="0055138F"/>
    <w:rsid w:val="00551BCF"/>
    <w:rsid w:val="00553719"/>
    <w:rsid w:val="00553727"/>
    <w:rsid w:val="00553C21"/>
    <w:rsid w:val="005546F8"/>
    <w:rsid w:val="00554C21"/>
    <w:rsid w:val="00554DC0"/>
    <w:rsid w:val="00554E7D"/>
    <w:rsid w:val="005550CD"/>
    <w:rsid w:val="00555AC9"/>
    <w:rsid w:val="00555C5C"/>
    <w:rsid w:val="00555D71"/>
    <w:rsid w:val="00555EC4"/>
    <w:rsid w:val="0055657E"/>
    <w:rsid w:val="00556B80"/>
    <w:rsid w:val="005578A6"/>
    <w:rsid w:val="00557A34"/>
    <w:rsid w:val="00560689"/>
    <w:rsid w:val="005613A2"/>
    <w:rsid w:val="00561E10"/>
    <w:rsid w:val="00561F98"/>
    <w:rsid w:val="00562277"/>
    <w:rsid w:val="00562BD3"/>
    <w:rsid w:val="00562FE4"/>
    <w:rsid w:val="005630A2"/>
    <w:rsid w:val="005636CA"/>
    <w:rsid w:val="005636E9"/>
    <w:rsid w:val="005639A7"/>
    <w:rsid w:val="00563BBE"/>
    <w:rsid w:val="00564666"/>
    <w:rsid w:val="005657FA"/>
    <w:rsid w:val="00565A84"/>
    <w:rsid w:val="00565F77"/>
    <w:rsid w:val="005660BF"/>
    <w:rsid w:val="005661E4"/>
    <w:rsid w:val="00566A54"/>
    <w:rsid w:val="0056709D"/>
    <w:rsid w:val="00567586"/>
    <w:rsid w:val="005675B5"/>
    <w:rsid w:val="00570165"/>
    <w:rsid w:val="00570A97"/>
    <w:rsid w:val="005719EC"/>
    <w:rsid w:val="00572538"/>
    <w:rsid w:val="00572C42"/>
    <w:rsid w:val="00572C53"/>
    <w:rsid w:val="0057368D"/>
    <w:rsid w:val="005746EC"/>
    <w:rsid w:val="005758FA"/>
    <w:rsid w:val="00575CFE"/>
    <w:rsid w:val="00576672"/>
    <w:rsid w:val="005775C9"/>
    <w:rsid w:val="00580284"/>
    <w:rsid w:val="005803A6"/>
    <w:rsid w:val="005804AB"/>
    <w:rsid w:val="005810F6"/>
    <w:rsid w:val="005822BF"/>
    <w:rsid w:val="00582580"/>
    <w:rsid w:val="00582700"/>
    <w:rsid w:val="00582A0F"/>
    <w:rsid w:val="00582C26"/>
    <w:rsid w:val="0058340B"/>
    <w:rsid w:val="00583CAA"/>
    <w:rsid w:val="00585030"/>
    <w:rsid w:val="005850BC"/>
    <w:rsid w:val="005850BD"/>
    <w:rsid w:val="00585E4C"/>
    <w:rsid w:val="005863ED"/>
    <w:rsid w:val="00586D7E"/>
    <w:rsid w:val="00586E14"/>
    <w:rsid w:val="00586FFB"/>
    <w:rsid w:val="0058707F"/>
    <w:rsid w:val="00587E0E"/>
    <w:rsid w:val="00590213"/>
    <w:rsid w:val="00590258"/>
    <w:rsid w:val="00590536"/>
    <w:rsid w:val="00590776"/>
    <w:rsid w:val="00590FCF"/>
    <w:rsid w:val="00591333"/>
    <w:rsid w:val="00591D55"/>
    <w:rsid w:val="00591F0E"/>
    <w:rsid w:val="00592730"/>
    <w:rsid w:val="005932FD"/>
    <w:rsid w:val="00593AE0"/>
    <w:rsid w:val="0059419F"/>
    <w:rsid w:val="005947F0"/>
    <w:rsid w:val="00594930"/>
    <w:rsid w:val="00595AD0"/>
    <w:rsid w:val="00595EFE"/>
    <w:rsid w:val="00595FCC"/>
    <w:rsid w:val="00596657"/>
    <w:rsid w:val="00596BDD"/>
    <w:rsid w:val="00597153"/>
    <w:rsid w:val="00597173"/>
    <w:rsid w:val="00597213"/>
    <w:rsid w:val="0059736B"/>
    <w:rsid w:val="00597788"/>
    <w:rsid w:val="00597C2C"/>
    <w:rsid w:val="00597F07"/>
    <w:rsid w:val="005A0339"/>
    <w:rsid w:val="005A03B7"/>
    <w:rsid w:val="005A05AE"/>
    <w:rsid w:val="005A0650"/>
    <w:rsid w:val="005A0ED9"/>
    <w:rsid w:val="005A1F40"/>
    <w:rsid w:val="005A23DF"/>
    <w:rsid w:val="005A2535"/>
    <w:rsid w:val="005A2EE7"/>
    <w:rsid w:val="005A3FBC"/>
    <w:rsid w:val="005A5283"/>
    <w:rsid w:val="005A59A6"/>
    <w:rsid w:val="005A5A79"/>
    <w:rsid w:val="005A7209"/>
    <w:rsid w:val="005A75EE"/>
    <w:rsid w:val="005B0120"/>
    <w:rsid w:val="005B0B4A"/>
    <w:rsid w:val="005B1712"/>
    <w:rsid w:val="005B1A29"/>
    <w:rsid w:val="005B1DD5"/>
    <w:rsid w:val="005B2891"/>
    <w:rsid w:val="005B2D5E"/>
    <w:rsid w:val="005B374B"/>
    <w:rsid w:val="005B4089"/>
    <w:rsid w:val="005B4118"/>
    <w:rsid w:val="005B4736"/>
    <w:rsid w:val="005B596A"/>
    <w:rsid w:val="005B5AF4"/>
    <w:rsid w:val="005B6062"/>
    <w:rsid w:val="005B6CBF"/>
    <w:rsid w:val="005B7983"/>
    <w:rsid w:val="005B7A17"/>
    <w:rsid w:val="005B7A99"/>
    <w:rsid w:val="005C025C"/>
    <w:rsid w:val="005C046E"/>
    <w:rsid w:val="005C0E7F"/>
    <w:rsid w:val="005C13F2"/>
    <w:rsid w:val="005C2012"/>
    <w:rsid w:val="005C2BA5"/>
    <w:rsid w:val="005C2CD8"/>
    <w:rsid w:val="005C325A"/>
    <w:rsid w:val="005C3AC8"/>
    <w:rsid w:val="005C413A"/>
    <w:rsid w:val="005C59B6"/>
    <w:rsid w:val="005C60B6"/>
    <w:rsid w:val="005C6299"/>
    <w:rsid w:val="005C67EA"/>
    <w:rsid w:val="005D01CE"/>
    <w:rsid w:val="005D0338"/>
    <w:rsid w:val="005D05E0"/>
    <w:rsid w:val="005D071F"/>
    <w:rsid w:val="005D1477"/>
    <w:rsid w:val="005D1721"/>
    <w:rsid w:val="005D27AE"/>
    <w:rsid w:val="005D2882"/>
    <w:rsid w:val="005D2A4C"/>
    <w:rsid w:val="005D3732"/>
    <w:rsid w:val="005D3AF2"/>
    <w:rsid w:val="005D3EFD"/>
    <w:rsid w:val="005D583C"/>
    <w:rsid w:val="005D587E"/>
    <w:rsid w:val="005D6242"/>
    <w:rsid w:val="005D6443"/>
    <w:rsid w:val="005D66E2"/>
    <w:rsid w:val="005D6B85"/>
    <w:rsid w:val="005D6D1B"/>
    <w:rsid w:val="005D6FB0"/>
    <w:rsid w:val="005D7140"/>
    <w:rsid w:val="005D726A"/>
    <w:rsid w:val="005D7348"/>
    <w:rsid w:val="005D7C55"/>
    <w:rsid w:val="005E0356"/>
    <w:rsid w:val="005E1BF2"/>
    <w:rsid w:val="005E207F"/>
    <w:rsid w:val="005E294A"/>
    <w:rsid w:val="005E3895"/>
    <w:rsid w:val="005E3D1B"/>
    <w:rsid w:val="005E4182"/>
    <w:rsid w:val="005E4886"/>
    <w:rsid w:val="005E576D"/>
    <w:rsid w:val="005E5DD3"/>
    <w:rsid w:val="005E5FCA"/>
    <w:rsid w:val="005E65DE"/>
    <w:rsid w:val="005E68AA"/>
    <w:rsid w:val="005E6A07"/>
    <w:rsid w:val="005E70F0"/>
    <w:rsid w:val="005F010F"/>
    <w:rsid w:val="005F0CCE"/>
    <w:rsid w:val="005F0F12"/>
    <w:rsid w:val="005F0F21"/>
    <w:rsid w:val="005F1430"/>
    <w:rsid w:val="005F1A71"/>
    <w:rsid w:val="005F271D"/>
    <w:rsid w:val="005F2896"/>
    <w:rsid w:val="005F2918"/>
    <w:rsid w:val="005F2C5B"/>
    <w:rsid w:val="005F2CC1"/>
    <w:rsid w:val="005F3477"/>
    <w:rsid w:val="005F3774"/>
    <w:rsid w:val="005F4355"/>
    <w:rsid w:val="005F4945"/>
    <w:rsid w:val="005F535D"/>
    <w:rsid w:val="005F6315"/>
    <w:rsid w:val="005F7968"/>
    <w:rsid w:val="006003DB"/>
    <w:rsid w:val="00600481"/>
    <w:rsid w:val="00600DD2"/>
    <w:rsid w:val="00600E07"/>
    <w:rsid w:val="00600E28"/>
    <w:rsid w:val="006011AA"/>
    <w:rsid w:val="00601AC8"/>
    <w:rsid w:val="00601D75"/>
    <w:rsid w:val="00601FA9"/>
    <w:rsid w:val="00602040"/>
    <w:rsid w:val="00602530"/>
    <w:rsid w:val="006026B1"/>
    <w:rsid w:val="006028A8"/>
    <w:rsid w:val="0060294D"/>
    <w:rsid w:val="006036EC"/>
    <w:rsid w:val="00604039"/>
    <w:rsid w:val="00604068"/>
    <w:rsid w:val="00604375"/>
    <w:rsid w:val="00604520"/>
    <w:rsid w:val="006045C3"/>
    <w:rsid w:val="00604602"/>
    <w:rsid w:val="0060468E"/>
    <w:rsid w:val="00604CF1"/>
    <w:rsid w:val="006051A9"/>
    <w:rsid w:val="0060531F"/>
    <w:rsid w:val="00605A3F"/>
    <w:rsid w:val="00605A75"/>
    <w:rsid w:val="00605CA9"/>
    <w:rsid w:val="006062A1"/>
    <w:rsid w:val="00607516"/>
    <w:rsid w:val="00610293"/>
    <w:rsid w:val="006103A2"/>
    <w:rsid w:val="00610AE1"/>
    <w:rsid w:val="0061104B"/>
    <w:rsid w:val="006112FF"/>
    <w:rsid w:val="00611725"/>
    <w:rsid w:val="006118DD"/>
    <w:rsid w:val="0061195F"/>
    <w:rsid w:val="0061234C"/>
    <w:rsid w:val="00612755"/>
    <w:rsid w:val="00612B28"/>
    <w:rsid w:val="00612C32"/>
    <w:rsid w:val="00612D0F"/>
    <w:rsid w:val="00613561"/>
    <w:rsid w:val="00613AF9"/>
    <w:rsid w:val="00613ED0"/>
    <w:rsid w:val="006146E5"/>
    <w:rsid w:val="00614CA7"/>
    <w:rsid w:val="00614E16"/>
    <w:rsid w:val="006151F2"/>
    <w:rsid w:val="00615F42"/>
    <w:rsid w:val="00616A33"/>
    <w:rsid w:val="00621E40"/>
    <w:rsid w:val="006222DF"/>
    <w:rsid w:val="00622E69"/>
    <w:rsid w:val="00622F05"/>
    <w:rsid w:val="00624378"/>
    <w:rsid w:val="006245D1"/>
    <w:rsid w:val="00624D76"/>
    <w:rsid w:val="006255D4"/>
    <w:rsid w:val="00625C9C"/>
    <w:rsid w:val="006263BC"/>
    <w:rsid w:val="006266AB"/>
    <w:rsid w:val="00630513"/>
    <w:rsid w:val="00630D46"/>
    <w:rsid w:val="006311C3"/>
    <w:rsid w:val="0063137B"/>
    <w:rsid w:val="00631CB2"/>
    <w:rsid w:val="00632A44"/>
    <w:rsid w:val="00633054"/>
    <w:rsid w:val="00633435"/>
    <w:rsid w:val="00633C9E"/>
    <w:rsid w:val="00634E2F"/>
    <w:rsid w:val="006350E7"/>
    <w:rsid w:val="006353A8"/>
    <w:rsid w:val="0063552B"/>
    <w:rsid w:val="006367FF"/>
    <w:rsid w:val="00636A59"/>
    <w:rsid w:val="00637B23"/>
    <w:rsid w:val="00637FAC"/>
    <w:rsid w:val="0064037F"/>
    <w:rsid w:val="00640CDE"/>
    <w:rsid w:val="006413F6"/>
    <w:rsid w:val="006417C1"/>
    <w:rsid w:val="0064243D"/>
    <w:rsid w:val="006427AA"/>
    <w:rsid w:val="006434DE"/>
    <w:rsid w:val="006438CF"/>
    <w:rsid w:val="00645291"/>
    <w:rsid w:val="006453C2"/>
    <w:rsid w:val="00645742"/>
    <w:rsid w:val="0064577C"/>
    <w:rsid w:val="0064796C"/>
    <w:rsid w:val="0064797E"/>
    <w:rsid w:val="00647DE3"/>
    <w:rsid w:val="0065074F"/>
    <w:rsid w:val="006511BD"/>
    <w:rsid w:val="00652A56"/>
    <w:rsid w:val="00652DDB"/>
    <w:rsid w:val="00652F76"/>
    <w:rsid w:val="00653125"/>
    <w:rsid w:val="006534FA"/>
    <w:rsid w:val="006537D8"/>
    <w:rsid w:val="00653CF9"/>
    <w:rsid w:val="00653D7D"/>
    <w:rsid w:val="006547B7"/>
    <w:rsid w:val="00655064"/>
    <w:rsid w:val="0065526D"/>
    <w:rsid w:val="00655DE0"/>
    <w:rsid w:val="00655E8A"/>
    <w:rsid w:val="00655F2C"/>
    <w:rsid w:val="00656586"/>
    <w:rsid w:val="00656749"/>
    <w:rsid w:val="00657756"/>
    <w:rsid w:val="00657CCD"/>
    <w:rsid w:val="006602B6"/>
    <w:rsid w:val="006602E8"/>
    <w:rsid w:val="0066061B"/>
    <w:rsid w:val="0066081A"/>
    <w:rsid w:val="00660E67"/>
    <w:rsid w:val="0066194E"/>
    <w:rsid w:val="00661B0D"/>
    <w:rsid w:val="00662A99"/>
    <w:rsid w:val="006644C1"/>
    <w:rsid w:val="00664F37"/>
    <w:rsid w:val="006651A4"/>
    <w:rsid w:val="006656FE"/>
    <w:rsid w:val="00666342"/>
    <w:rsid w:val="00666B1C"/>
    <w:rsid w:val="00667567"/>
    <w:rsid w:val="00667AC2"/>
    <w:rsid w:val="00667CA5"/>
    <w:rsid w:val="00670365"/>
    <w:rsid w:val="006707A6"/>
    <w:rsid w:val="00670F29"/>
    <w:rsid w:val="00671464"/>
    <w:rsid w:val="006714B8"/>
    <w:rsid w:val="006715D9"/>
    <w:rsid w:val="00671A02"/>
    <w:rsid w:val="0067227B"/>
    <w:rsid w:val="0067461C"/>
    <w:rsid w:val="006747FB"/>
    <w:rsid w:val="0067498F"/>
    <w:rsid w:val="006757A9"/>
    <w:rsid w:val="00675B06"/>
    <w:rsid w:val="00676E52"/>
    <w:rsid w:val="0067711D"/>
    <w:rsid w:val="006803F9"/>
    <w:rsid w:val="006809E9"/>
    <w:rsid w:val="00680ABB"/>
    <w:rsid w:val="0068205D"/>
    <w:rsid w:val="00683CBE"/>
    <w:rsid w:val="00685F67"/>
    <w:rsid w:val="00686A70"/>
    <w:rsid w:val="00687597"/>
    <w:rsid w:val="006903AB"/>
    <w:rsid w:val="00690663"/>
    <w:rsid w:val="006909A1"/>
    <w:rsid w:val="00690E23"/>
    <w:rsid w:val="00691BE8"/>
    <w:rsid w:val="006925D0"/>
    <w:rsid w:val="00692973"/>
    <w:rsid w:val="00692A6D"/>
    <w:rsid w:val="00692DDC"/>
    <w:rsid w:val="006932DE"/>
    <w:rsid w:val="0069355D"/>
    <w:rsid w:val="00693F68"/>
    <w:rsid w:val="0069505B"/>
    <w:rsid w:val="006957B2"/>
    <w:rsid w:val="00695912"/>
    <w:rsid w:val="00696640"/>
    <w:rsid w:val="006966A8"/>
    <w:rsid w:val="00696B55"/>
    <w:rsid w:val="0069709E"/>
    <w:rsid w:val="00697465"/>
    <w:rsid w:val="00697743"/>
    <w:rsid w:val="0069791B"/>
    <w:rsid w:val="006A0084"/>
    <w:rsid w:val="006A17BB"/>
    <w:rsid w:val="006A1C56"/>
    <w:rsid w:val="006A1EAD"/>
    <w:rsid w:val="006A28E0"/>
    <w:rsid w:val="006A3CE7"/>
    <w:rsid w:val="006A46C2"/>
    <w:rsid w:val="006A496B"/>
    <w:rsid w:val="006A4A07"/>
    <w:rsid w:val="006A4BCC"/>
    <w:rsid w:val="006A56FD"/>
    <w:rsid w:val="006A5E9F"/>
    <w:rsid w:val="006A77FE"/>
    <w:rsid w:val="006B06AA"/>
    <w:rsid w:val="006B06EB"/>
    <w:rsid w:val="006B0F7F"/>
    <w:rsid w:val="006B1B81"/>
    <w:rsid w:val="006B2445"/>
    <w:rsid w:val="006B2512"/>
    <w:rsid w:val="006B264C"/>
    <w:rsid w:val="006B278B"/>
    <w:rsid w:val="006B2994"/>
    <w:rsid w:val="006B2F5E"/>
    <w:rsid w:val="006B308C"/>
    <w:rsid w:val="006B3F6B"/>
    <w:rsid w:val="006B4379"/>
    <w:rsid w:val="006B458C"/>
    <w:rsid w:val="006B4B2E"/>
    <w:rsid w:val="006B5549"/>
    <w:rsid w:val="006B5ABA"/>
    <w:rsid w:val="006B5E49"/>
    <w:rsid w:val="006B6247"/>
    <w:rsid w:val="006B65CF"/>
    <w:rsid w:val="006B7397"/>
    <w:rsid w:val="006B7640"/>
    <w:rsid w:val="006B7AB8"/>
    <w:rsid w:val="006B7F1E"/>
    <w:rsid w:val="006C07CF"/>
    <w:rsid w:val="006C0C02"/>
    <w:rsid w:val="006C14FB"/>
    <w:rsid w:val="006C16D9"/>
    <w:rsid w:val="006C19CC"/>
    <w:rsid w:val="006C2940"/>
    <w:rsid w:val="006C2AC5"/>
    <w:rsid w:val="006C4301"/>
    <w:rsid w:val="006C4644"/>
    <w:rsid w:val="006C4D07"/>
    <w:rsid w:val="006C5170"/>
    <w:rsid w:val="006C546B"/>
    <w:rsid w:val="006C6154"/>
    <w:rsid w:val="006C61B0"/>
    <w:rsid w:val="006C6BAD"/>
    <w:rsid w:val="006C6BC8"/>
    <w:rsid w:val="006C72ED"/>
    <w:rsid w:val="006C7507"/>
    <w:rsid w:val="006D0435"/>
    <w:rsid w:val="006D0593"/>
    <w:rsid w:val="006D05F1"/>
    <w:rsid w:val="006D0BC9"/>
    <w:rsid w:val="006D0CF4"/>
    <w:rsid w:val="006D2947"/>
    <w:rsid w:val="006D32AD"/>
    <w:rsid w:val="006D38C6"/>
    <w:rsid w:val="006D43E6"/>
    <w:rsid w:val="006D48B6"/>
    <w:rsid w:val="006D5090"/>
    <w:rsid w:val="006D50F8"/>
    <w:rsid w:val="006D55E8"/>
    <w:rsid w:val="006D5A19"/>
    <w:rsid w:val="006D68C0"/>
    <w:rsid w:val="006D6A46"/>
    <w:rsid w:val="006D6B63"/>
    <w:rsid w:val="006D7844"/>
    <w:rsid w:val="006E0C90"/>
    <w:rsid w:val="006E10B9"/>
    <w:rsid w:val="006E12C9"/>
    <w:rsid w:val="006E1560"/>
    <w:rsid w:val="006E1C03"/>
    <w:rsid w:val="006E21B4"/>
    <w:rsid w:val="006E21D5"/>
    <w:rsid w:val="006E24AA"/>
    <w:rsid w:val="006E264D"/>
    <w:rsid w:val="006E302A"/>
    <w:rsid w:val="006E3037"/>
    <w:rsid w:val="006E3403"/>
    <w:rsid w:val="006E343C"/>
    <w:rsid w:val="006E35A2"/>
    <w:rsid w:val="006E3C36"/>
    <w:rsid w:val="006E417E"/>
    <w:rsid w:val="006E4629"/>
    <w:rsid w:val="006E4AF6"/>
    <w:rsid w:val="006E50E4"/>
    <w:rsid w:val="006E5204"/>
    <w:rsid w:val="006E597C"/>
    <w:rsid w:val="006E59BC"/>
    <w:rsid w:val="006E65B9"/>
    <w:rsid w:val="006E66FC"/>
    <w:rsid w:val="006E67FE"/>
    <w:rsid w:val="006E6982"/>
    <w:rsid w:val="006E6995"/>
    <w:rsid w:val="006E6B9B"/>
    <w:rsid w:val="006E7670"/>
    <w:rsid w:val="006F01BE"/>
    <w:rsid w:val="006F099E"/>
    <w:rsid w:val="006F1B87"/>
    <w:rsid w:val="006F2A1F"/>
    <w:rsid w:val="006F2A72"/>
    <w:rsid w:val="006F2E98"/>
    <w:rsid w:val="006F3C82"/>
    <w:rsid w:val="006F3CEA"/>
    <w:rsid w:val="006F4326"/>
    <w:rsid w:val="006F4D90"/>
    <w:rsid w:val="006F6281"/>
    <w:rsid w:val="006F7638"/>
    <w:rsid w:val="006F7875"/>
    <w:rsid w:val="006F79F5"/>
    <w:rsid w:val="00700C55"/>
    <w:rsid w:val="00701576"/>
    <w:rsid w:val="00701BE2"/>
    <w:rsid w:val="007026A9"/>
    <w:rsid w:val="00702A3C"/>
    <w:rsid w:val="00702D5E"/>
    <w:rsid w:val="00703D79"/>
    <w:rsid w:val="00703E68"/>
    <w:rsid w:val="00703F4B"/>
    <w:rsid w:val="00705101"/>
    <w:rsid w:val="007053B2"/>
    <w:rsid w:val="00706216"/>
    <w:rsid w:val="00706A2C"/>
    <w:rsid w:val="00706C96"/>
    <w:rsid w:val="007109A2"/>
    <w:rsid w:val="00710AED"/>
    <w:rsid w:val="0071120F"/>
    <w:rsid w:val="00711BAC"/>
    <w:rsid w:val="00711EF1"/>
    <w:rsid w:val="007121BC"/>
    <w:rsid w:val="00712845"/>
    <w:rsid w:val="00713413"/>
    <w:rsid w:val="00713731"/>
    <w:rsid w:val="0071394A"/>
    <w:rsid w:val="00713B1C"/>
    <w:rsid w:val="00713C86"/>
    <w:rsid w:val="0071440F"/>
    <w:rsid w:val="00714C91"/>
    <w:rsid w:val="00714CA9"/>
    <w:rsid w:val="00715178"/>
    <w:rsid w:val="00715387"/>
    <w:rsid w:val="00715FFE"/>
    <w:rsid w:val="00717E91"/>
    <w:rsid w:val="007200C3"/>
    <w:rsid w:val="0072017B"/>
    <w:rsid w:val="00720727"/>
    <w:rsid w:val="00720A63"/>
    <w:rsid w:val="00720D07"/>
    <w:rsid w:val="0072111D"/>
    <w:rsid w:val="00721C0F"/>
    <w:rsid w:val="007226B5"/>
    <w:rsid w:val="007227FF"/>
    <w:rsid w:val="007229EE"/>
    <w:rsid w:val="007231A1"/>
    <w:rsid w:val="00723837"/>
    <w:rsid w:val="00724A8F"/>
    <w:rsid w:val="00724B63"/>
    <w:rsid w:val="00725415"/>
    <w:rsid w:val="00725842"/>
    <w:rsid w:val="00726242"/>
    <w:rsid w:val="0072625D"/>
    <w:rsid w:val="007264D6"/>
    <w:rsid w:val="00726648"/>
    <w:rsid w:val="00727793"/>
    <w:rsid w:val="00727831"/>
    <w:rsid w:val="007279F6"/>
    <w:rsid w:val="00727FCC"/>
    <w:rsid w:val="00730573"/>
    <w:rsid w:val="00730704"/>
    <w:rsid w:val="0073076A"/>
    <w:rsid w:val="007314D4"/>
    <w:rsid w:val="00731894"/>
    <w:rsid w:val="007318FB"/>
    <w:rsid w:val="00732394"/>
    <w:rsid w:val="0073248D"/>
    <w:rsid w:val="00732ED7"/>
    <w:rsid w:val="00733097"/>
    <w:rsid w:val="00733EB2"/>
    <w:rsid w:val="00733FCF"/>
    <w:rsid w:val="00734440"/>
    <w:rsid w:val="007349EC"/>
    <w:rsid w:val="00735AD5"/>
    <w:rsid w:val="00736196"/>
    <w:rsid w:val="0073628D"/>
    <w:rsid w:val="007364A6"/>
    <w:rsid w:val="007368E3"/>
    <w:rsid w:val="0073701F"/>
    <w:rsid w:val="00737726"/>
    <w:rsid w:val="007377A3"/>
    <w:rsid w:val="00737A71"/>
    <w:rsid w:val="0073AA62"/>
    <w:rsid w:val="00741632"/>
    <w:rsid w:val="00742894"/>
    <w:rsid w:val="00743E5F"/>
    <w:rsid w:val="007440F0"/>
    <w:rsid w:val="00744569"/>
    <w:rsid w:val="0074493C"/>
    <w:rsid w:val="00744DFA"/>
    <w:rsid w:val="0074575F"/>
    <w:rsid w:val="00745A14"/>
    <w:rsid w:val="0074655A"/>
    <w:rsid w:val="007467A3"/>
    <w:rsid w:val="00747075"/>
    <w:rsid w:val="007478EC"/>
    <w:rsid w:val="00747C4F"/>
    <w:rsid w:val="00747EF1"/>
    <w:rsid w:val="0075065C"/>
    <w:rsid w:val="00750E33"/>
    <w:rsid w:val="007511BB"/>
    <w:rsid w:val="00751F18"/>
    <w:rsid w:val="00752475"/>
    <w:rsid w:val="00753BF3"/>
    <w:rsid w:val="0075483F"/>
    <w:rsid w:val="00755A8A"/>
    <w:rsid w:val="00756E1D"/>
    <w:rsid w:val="00757074"/>
    <w:rsid w:val="00757736"/>
    <w:rsid w:val="0076010F"/>
    <w:rsid w:val="0076033D"/>
    <w:rsid w:val="00761351"/>
    <w:rsid w:val="007621BB"/>
    <w:rsid w:val="00762A6E"/>
    <w:rsid w:val="007631CC"/>
    <w:rsid w:val="00763373"/>
    <w:rsid w:val="007634C5"/>
    <w:rsid w:val="00763A03"/>
    <w:rsid w:val="00764361"/>
    <w:rsid w:val="00764BDE"/>
    <w:rsid w:val="00765668"/>
    <w:rsid w:val="00765720"/>
    <w:rsid w:val="00765760"/>
    <w:rsid w:val="00767170"/>
    <w:rsid w:val="007673B4"/>
    <w:rsid w:val="00767CCF"/>
    <w:rsid w:val="00770235"/>
    <w:rsid w:val="0077152F"/>
    <w:rsid w:val="00771EFF"/>
    <w:rsid w:val="0077277F"/>
    <w:rsid w:val="00772E28"/>
    <w:rsid w:val="00774019"/>
    <w:rsid w:val="0077414F"/>
    <w:rsid w:val="007741A2"/>
    <w:rsid w:val="00774628"/>
    <w:rsid w:val="00774652"/>
    <w:rsid w:val="007746D6"/>
    <w:rsid w:val="00774A4A"/>
    <w:rsid w:val="00774BDF"/>
    <w:rsid w:val="00775302"/>
    <w:rsid w:val="00775D28"/>
    <w:rsid w:val="00775EC5"/>
    <w:rsid w:val="007761B8"/>
    <w:rsid w:val="007762B9"/>
    <w:rsid w:val="00776AE9"/>
    <w:rsid w:val="00777068"/>
    <w:rsid w:val="00777163"/>
    <w:rsid w:val="007773B2"/>
    <w:rsid w:val="007775E5"/>
    <w:rsid w:val="00777940"/>
    <w:rsid w:val="00777A5B"/>
    <w:rsid w:val="00777D45"/>
    <w:rsid w:val="00780359"/>
    <w:rsid w:val="0078071E"/>
    <w:rsid w:val="00780AFD"/>
    <w:rsid w:val="00780C00"/>
    <w:rsid w:val="00780DFE"/>
    <w:rsid w:val="00781BA0"/>
    <w:rsid w:val="00781E55"/>
    <w:rsid w:val="0078389B"/>
    <w:rsid w:val="007845B1"/>
    <w:rsid w:val="00784911"/>
    <w:rsid w:val="007856D4"/>
    <w:rsid w:val="00785935"/>
    <w:rsid w:val="007861F4"/>
    <w:rsid w:val="007863B5"/>
    <w:rsid w:val="0078667B"/>
    <w:rsid w:val="007867E8"/>
    <w:rsid w:val="00787126"/>
    <w:rsid w:val="00787C23"/>
    <w:rsid w:val="00787EFA"/>
    <w:rsid w:val="007909A2"/>
    <w:rsid w:val="00790A86"/>
    <w:rsid w:val="00790B2A"/>
    <w:rsid w:val="00790E07"/>
    <w:rsid w:val="007914B3"/>
    <w:rsid w:val="00791634"/>
    <w:rsid w:val="0079197F"/>
    <w:rsid w:val="007921E0"/>
    <w:rsid w:val="00792511"/>
    <w:rsid w:val="007931EC"/>
    <w:rsid w:val="00793338"/>
    <w:rsid w:val="007933DB"/>
    <w:rsid w:val="0079343B"/>
    <w:rsid w:val="007934DF"/>
    <w:rsid w:val="007947CB"/>
    <w:rsid w:val="00795075"/>
    <w:rsid w:val="00795088"/>
    <w:rsid w:val="00795F23"/>
    <w:rsid w:val="00796387"/>
    <w:rsid w:val="0079660C"/>
    <w:rsid w:val="00796775"/>
    <w:rsid w:val="00796AA5"/>
    <w:rsid w:val="00797025"/>
    <w:rsid w:val="00797E24"/>
    <w:rsid w:val="007A0350"/>
    <w:rsid w:val="007A07D6"/>
    <w:rsid w:val="007A0AC4"/>
    <w:rsid w:val="007A1102"/>
    <w:rsid w:val="007A15C7"/>
    <w:rsid w:val="007A1B8E"/>
    <w:rsid w:val="007A1F71"/>
    <w:rsid w:val="007A2AAA"/>
    <w:rsid w:val="007A2F76"/>
    <w:rsid w:val="007A3A1C"/>
    <w:rsid w:val="007A3B30"/>
    <w:rsid w:val="007A414F"/>
    <w:rsid w:val="007A4326"/>
    <w:rsid w:val="007A46E5"/>
    <w:rsid w:val="007A5401"/>
    <w:rsid w:val="007A5CC2"/>
    <w:rsid w:val="007A667D"/>
    <w:rsid w:val="007A753C"/>
    <w:rsid w:val="007A76B9"/>
    <w:rsid w:val="007A7947"/>
    <w:rsid w:val="007A7D6F"/>
    <w:rsid w:val="007B0290"/>
    <w:rsid w:val="007B0343"/>
    <w:rsid w:val="007B0374"/>
    <w:rsid w:val="007B48A7"/>
    <w:rsid w:val="007B4987"/>
    <w:rsid w:val="007B521A"/>
    <w:rsid w:val="007B55B5"/>
    <w:rsid w:val="007B56E2"/>
    <w:rsid w:val="007B60B6"/>
    <w:rsid w:val="007B6969"/>
    <w:rsid w:val="007B6D79"/>
    <w:rsid w:val="007B6DCD"/>
    <w:rsid w:val="007B6F04"/>
    <w:rsid w:val="007B71F2"/>
    <w:rsid w:val="007B7510"/>
    <w:rsid w:val="007B77A1"/>
    <w:rsid w:val="007B7B59"/>
    <w:rsid w:val="007B7D6D"/>
    <w:rsid w:val="007B7D9E"/>
    <w:rsid w:val="007C0804"/>
    <w:rsid w:val="007C0F2E"/>
    <w:rsid w:val="007C185C"/>
    <w:rsid w:val="007C1A0F"/>
    <w:rsid w:val="007C279B"/>
    <w:rsid w:val="007C28AE"/>
    <w:rsid w:val="007C291C"/>
    <w:rsid w:val="007C4E41"/>
    <w:rsid w:val="007C5065"/>
    <w:rsid w:val="007C5689"/>
    <w:rsid w:val="007C5BAB"/>
    <w:rsid w:val="007C5C52"/>
    <w:rsid w:val="007C609D"/>
    <w:rsid w:val="007C6620"/>
    <w:rsid w:val="007C6DBC"/>
    <w:rsid w:val="007C76F5"/>
    <w:rsid w:val="007C7733"/>
    <w:rsid w:val="007C78D5"/>
    <w:rsid w:val="007C7B1E"/>
    <w:rsid w:val="007D0746"/>
    <w:rsid w:val="007D091F"/>
    <w:rsid w:val="007D0B67"/>
    <w:rsid w:val="007D1499"/>
    <w:rsid w:val="007D1844"/>
    <w:rsid w:val="007D219D"/>
    <w:rsid w:val="007D2853"/>
    <w:rsid w:val="007D2870"/>
    <w:rsid w:val="007D3519"/>
    <w:rsid w:val="007D3E10"/>
    <w:rsid w:val="007D3F9F"/>
    <w:rsid w:val="007D4293"/>
    <w:rsid w:val="007D4792"/>
    <w:rsid w:val="007D498D"/>
    <w:rsid w:val="007D49CE"/>
    <w:rsid w:val="007D5176"/>
    <w:rsid w:val="007D5368"/>
    <w:rsid w:val="007D5370"/>
    <w:rsid w:val="007D54B7"/>
    <w:rsid w:val="007D5604"/>
    <w:rsid w:val="007D59ED"/>
    <w:rsid w:val="007D5F19"/>
    <w:rsid w:val="007D611A"/>
    <w:rsid w:val="007D655A"/>
    <w:rsid w:val="007D73EE"/>
    <w:rsid w:val="007E023D"/>
    <w:rsid w:val="007E0EB3"/>
    <w:rsid w:val="007E1098"/>
    <w:rsid w:val="007E2E44"/>
    <w:rsid w:val="007E32C8"/>
    <w:rsid w:val="007E348F"/>
    <w:rsid w:val="007E3547"/>
    <w:rsid w:val="007E3BB1"/>
    <w:rsid w:val="007E43A9"/>
    <w:rsid w:val="007E4B14"/>
    <w:rsid w:val="007E4D79"/>
    <w:rsid w:val="007E53C8"/>
    <w:rsid w:val="007E61DA"/>
    <w:rsid w:val="007E68DE"/>
    <w:rsid w:val="007E6C78"/>
    <w:rsid w:val="007E7655"/>
    <w:rsid w:val="007E773E"/>
    <w:rsid w:val="007E7F85"/>
    <w:rsid w:val="007F0887"/>
    <w:rsid w:val="007F096E"/>
    <w:rsid w:val="007F0B5A"/>
    <w:rsid w:val="007F0F28"/>
    <w:rsid w:val="007F1CAC"/>
    <w:rsid w:val="007F1F73"/>
    <w:rsid w:val="007F35E8"/>
    <w:rsid w:val="007F4F2B"/>
    <w:rsid w:val="007F52CA"/>
    <w:rsid w:val="007F5394"/>
    <w:rsid w:val="007F591E"/>
    <w:rsid w:val="007F66C7"/>
    <w:rsid w:val="0080049F"/>
    <w:rsid w:val="008004E3"/>
    <w:rsid w:val="00800CBC"/>
    <w:rsid w:val="00800CCA"/>
    <w:rsid w:val="00800FC8"/>
    <w:rsid w:val="00801385"/>
    <w:rsid w:val="00801390"/>
    <w:rsid w:val="008018C3"/>
    <w:rsid w:val="00803686"/>
    <w:rsid w:val="00803A66"/>
    <w:rsid w:val="00803FCA"/>
    <w:rsid w:val="00804825"/>
    <w:rsid w:val="0080512F"/>
    <w:rsid w:val="0080552F"/>
    <w:rsid w:val="008057CB"/>
    <w:rsid w:val="00805DB2"/>
    <w:rsid w:val="00806B52"/>
    <w:rsid w:val="00806BED"/>
    <w:rsid w:val="00807138"/>
    <w:rsid w:val="00807EE2"/>
    <w:rsid w:val="0081014D"/>
    <w:rsid w:val="008101E4"/>
    <w:rsid w:val="00810792"/>
    <w:rsid w:val="00811B38"/>
    <w:rsid w:val="00811E4A"/>
    <w:rsid w:val="008121BC"/>
    <w:rsid w:val="00812227"/>
    <w:rsid w:val="00812A85"/>
    <w:rsid w:val="00813210"/>
    <w:rsid w:val="00813532"/>
    <w:rsid w:val="00813826"/>
    <w:rsid w:val="008139B2"/>
    <w:rsid w:val="0081451D"/>
    <w:rsid w:val="008150AF"/>
    <w:rsid w:val="00816538"/>
    <w:rsid w:val="0081669D"/>
    <w:rsid w:val="00816864"/>
    <w:rsid w:val="008170C8"/>
    <w:rsid w:val="00817852"/>
    <w:rsid w:val="008179D0"/>
    <w:rsid w:val="0082009E"/>
    <w:rsid w:val="00820DB1"/>
    <w:rsid w:val="00822B7F"/>
    <w:rsid w:val="00822D81"/>
    <w:rsid w:val="00825473"/>
    <w:rsid w:val="00825812"/>
    <w:rsid w:val="00826BF6"/>
    <w:rsid w:val="00827058"/>
    <w:rsid w:val="008272AA"/>
    <w:rsid w:val="0082788B"/>
    <w:rsid w:val="0082788D"/>
    <w:rsid w:val="0082796A"/>
    <w:rsid w:val="0083098E"/>
    <w:rsid w:val="00830B1A"/>
    <w:rsid w:val="00830E84"/>
    <w:rsid w:val="0083122E"/>
    <w:rsid w:val="00831D61"/>
    <w:rsid w:val="00832549"/>
    <w:rsid w:val="008332DD"/>
    <w:rsid w:val="00833446"/>
    <w:rsid w:val="00833476"/>
    <w:rsid w:val="008335FC"/>
    <w:rsid w:val="008338D5"/>
    <w:rsid w:val="00833DFE"/>
    <w:rsid w:val="00834713"/>
    <w:rsid w:val="00834AF1"/>
    <w:rsid w:val="00834BF3"/>
    <w:rsid w:val="00834F85"/>
    <w:rsid w:val="008351F4"/>
    <w:rsid w:val="00835D34"/>
    <w:rsid w:val="00835E49"/>
    <w:rsid w:val="0083612E"/>
    <w:rsid w:val="00836749"/>
    <w:rsid w:val="00836867"/>
    <w:rsid w:val="00836954"/>
    <w:rsid w:val="00836BA9"/>
    <w:rsid w:val="00836CFB"/>
    <w:rsid w:val="00837D98"/>
    <w:rsid w:val="008402AD"/>
    <w:rsid w:val="00840880"/>
    <w:rsid w:val="00840BAF"/>
    <w:rsid w:val="00841579"/>
    <w:rsid w:val="00841B36"/>
    <w:rsid w:val="00843D3D"/>
    <w:rsid w:val="00843FD0"/>
    <w:rsid w:val="008445BC"/>
    <w:rsid w:val="00845173"/>
    <w:rsid w:val="00845CC0"/>
    <w:rsid w:val="00846438"/>
    <w:rsid w:val="00846657"/>
    <w:rsid w:val="00846D81"/>
    <w:rsid w:val="008475A3"/>
    <w:rsid w:val="00850CCB"/>
    <w:rsid w:val="0085203B"/>
    <w:rsid w:val="00852A40"/>
    <w:rsid w:val="00852D4E"/>
    <w:rsid w:val="00852F5D"/>
    <w:rsid w:val="00853B9D"/>
    <w:rsid w:val="00853C4E"/>
    <w:rsid w:val="00853C76"/>
    <w:rsid w:val="00853FE0"/>
    <w:rsid w:val="0085491E"/>
    <w:rsid w:val="00854C05"/>
    <w:rsid w:val="00854E52"/>
    <w:rsid w:val="00855EB8"/>
    <w:rsid w:val="00855EFC"/>
    <w:rsid w:val="008566B0"/>
    <w:rsid w:val="00856EBF"/>
    <w:rsid w:val="00857DFA"/>
    <w:rsid w:val="008615C4"/>
    <w:rsid w:val="00861642"/>
    <w:rsid w:val="0086191D"/>
    <w:rsid w:val="00861E9A"/>
    <w:rsid w:val="00862043"/>
    <w:rsid w:val="008622F0"/>
    <w:rsid w:val="00862AB7"/>
    <w:rsid w:val="00863D2C"/>
    <w:rsid w:val="00863ED5"/>
    <w:rsid w:val="008641CE"/>
    <w:rsid w:val="008649F5"/>
    <w:rsid w:val="00864A4A"/>
    <w:rsid w:val="00864D65"/>
    <w:rsid w:val="008651E2"/>
    <w:rsid w:val="00865299"/>
    <w:rsid w:val="00865E51"/>
    <w:rsid w:val="008660C8"/>
    <w:rsid w:val="008662C1"/>
    <w:rsid w:val="008662C4"/>
    <w:rsid w:val="008665A8"/>
    <w:rsid w:val="00866A4A"/>
    <w:rsid w:val="00867AC2"/>
    <w:rsid w:val="0086CA0A"/>
    <w:rsid w:val="00870095"/>
    <w:rsid w:val="008702C8"/>
    <w:rsid w:val="008708B2"/>
    <w:rsid w:val="00870C74"/>
    <w:rsid w:val="00870D8F"/>
    <w:rsid w:val="00871107"/>
    <w:rsid w:val="00871758"/>
    <w:rsid w:val="00871A23"/>
    <w:rsid w:val="00871B79"/>
    <w:rsid w:val="00871DF7"/>
    <w:rsid w:val="00872722"/>
    <w:rsid w:val="00872745"/>
    <w:rsid w:val="0087305E"/>
    <w:rsid w:val="008734E9"/>
    <w:rsid w:val="008737DE"/>
    <w:rsid w:val="00873EB5"/>
    <w:rsid w:val="00873FB2"/>
    <w:rsid w:val="0087412A"/>
    <w:rsid w:val="00874192"/>
    <w:rsid w:val="0087423B"/>
    <w:rsid w:val="00874569"/>
    <w:rsid w:val="00874629"/>
    <w:rsid w:val="00874A02"/>
    <w:rsid w:val="008757AC"/>
    <w:rsid w:val="00875917"/>
    <w:rsid w:val="00875A30"/>
    <w:rsid w:val="00875AAE"/>
    <w:rsid w:val="00876140"/>
    <w:rsid w:val="0087640A"/>
    <w:rsid w:val="0087650B"/>
    <w:rsid w:val="00876875"/>
    <w:rsid w:val="008769FE"/>
    <w:rsid w:val="00876EAF"/>
    <w:rsid w:val="00877143"/>
    <w:rsid w:val="008779D6"/>
    <w:rsid w:val="00877B89"/>
    <w:rsid w:val="00877D83"/>
    <w:rsid w:val="00880F8C"/>
    <w:rsid w:val="00880FAE"/>
    <w:rsid w:val="00881101"/>
    <w:rsid w:val="0088127B"/>
    <w:rsid w:val="00881514"/>
    <w:rsid w:val="00882CC5"/>
    <w:rsid w:val="0088351B"/>
    <w:rsid w:val="00883B5F"/>
    <w:rsid w:val="00884268"/>
    <w:rsid w:val="00884B37"/>
    <w:rsid w:val="00885400"/>
    <w:rsid w:val="008861E0"/>
    <w:rsid w:val="00886ADE"/>
    <w:rsid w:val="00886EC8"/>
    <w:rsid w:val="008871F2"/>
    <w:rsid w:val="00887200"/>
    <w:rsid w:val="008873C7"/>
    <w:rsid w:val="00887BB3"/>
    <w:rsid w:val="00890B84"/>
    <w:rsid w:val="00891297"/>
    <w:rsid w:val="00891821"/>
    <w:rsid w:val="00891A0F"/>
    <w:rsid w:val="00891C65"/>
    <w:rsid w:val="00891D99"/>
    <w:rsid w:val="00891DCA"/>
    <w:rsid w:val="00892734"/>
    <w:rsid w:val="00892953"/>
    <w:rsid w:val="00892C6A"/>
    <w:rsid w:val="00892FD8"/>
    <w:rsid w:val="00893104"/>
    <w:rsid w:val="008937B9"/>
    <w:rsid w:val="00893DD7"/>
    <w:rsid w:val="00894F70"/>
    <w:rsid w:val="00896B1B"/>
    <w:rsid w:val="008972A6"/>
    <w:rsid w:val="008977E6"/>
    <w:rsid w:val="00897E62"/>
    <w:rsid w:val="00897EEB"/>
    <w:rsid w:val="008A05E0"/>
    <w:rsid w:val="008A0640"/>
    <w:rsid w:val="008A1A0C"/>
    <w:rsid w:val="008A2D9F"/>
    <w:rsid w:val="008A2FDC"/>
    <w:rsid w:val="008A3E06"/>
    <w:rsid w:val="008A3EBD"/>
    <w:rsid w:val="008A45EB"/>
    <w:rsid w:val="008A4B88"/>
    <w:rsid w:val="008A50AA"/>
    <w:rsid w:val="008A5294"/>
    <w:rsid w:val="008A618A"/>
    <w:rsid w:val="008A61B7"/>
    <w:rsid w:val="008A64F5"/>
    <w:rsid w:val="008A7B8D"/>
    <w:rsid w:val="008B1CC8"/>
    <w:rsid w:val="008B1DF7"/>
    <w:rsid w:val="008B2178"/>
    <w:rsid w:val="008B2315"/>
    <w:rsid w:val="008B2760"/>
    <w:rsid w:val="008B2DA2"/>
    <w:rsid w:val="008B30FC"/>
    <w:rsid w:val="008B460C"/>
    <w:rsid w:val="008B4661"/>
    <w:rsid w:val="008B49B1"/>
    <w:rsid w:val="008B4AD3"/>
    <w:rsid w:val="008B51FB"/>
    <w:rsid w:val="008B5C32"/>
    <w:rsid w:val="008B5FA0"/>
    <w:rsid w:val="008B6857"/>
    <w:rsid w:val="008B68C3"/>
    <w:rsid w:val="008B6A2B"/>
    <w:rsid w:val="008B762B"/>
    <w:rsid w:val="008B762F"/>
    <w:rsid w:val="008B78F2"/>
    <w:rsid w:val="008B7C42"/>
    <w:rsid w:val="008B7DF0"/>
    <w:rsid w:val="008C1178"/>
    <w:rsid w:val="008C11B1"/>
    <w:rsid w:val="008C1268"/>
    <w:rsid w:val="008C1C80"/>
    <w:rsid w:val="008C1EDB"/>
    <w:rsid w:val="008C22BD"/>
    <w:rsid w:val="008C2422"/>
    <w:rsid w:val="008C2D37"/>
    <w:rsid w:val="008C2F48"/>
    <w:rsid w:val="008C411E"/>
    <w:rsid w:val="008C4353"/>
    <w:rsid w:val="008C46AA"/>
    <w:rsid w:val="008C4A85"/>
    <w:rsid w:val="008C541B"/>
    <w:rsid w:val="008C5E73"/>
    <w:rsid w:val="008C5F1D"/>
    <w:rsid w:val="008C62F4"/>
    <w:rsid w:val="008C6454"/>
    <w:rsid w:val="008C6E85"/>
    <w:rsid w:val="008C744A"/>
    <w:rsid w:val="008C761E"/>
    <w:rsid w:val="008C7D95"/>
    <w:rsid w:val="008C7E16"/>
    <w:rsid w:val="008D0A80"/>
    <w:rsid w:val="008D1867"/>
    <w:rsid w:val="008D2A71"/>
    <w:rsid w:val="008D38C2"/>
    <w:rsid w:val="008D4321"/>
    <w:rsid w:val="008D475E"/>
    <w:rsid w:val="008D53A7"/>
    <w:rsid w:val="008D5703"/>
    <w:rsid w:val="008D5CC0"/>
    <w:rsid w:val="008D6B58"/>
    <w:rsid w:val="008D6B88"/>
    <w:rsid w:val="008D7EDE"/>
    <w:rsid w:val="008E0035"/>
    <w:rsid w:val="008E0980"/>
    <w:rsid w:val="008E0BC3"/>
    <w:rsid w:val="008E13C2"/>
    <w:rsid w:val="008E146A"/>
    <w:rsid w:val="008E174D"/>
    <w:rsid w:val="008E20A2"/>
    <w:rsid w:val="008E27CF"/>
    <w:rsid w:val="008E2FD7"/>
    <w:rsid w:val="008E37D0"/>
    <w:rsid w:val="008E413A"/>
    <w:rsid w:val="008E46FF"/>
    <w:rsid w:val="008E4858"/>
    <w:rsid w:val="008E55EE"/>
    <w:rsid w:val="008E565B"/>
    <w:rsid w:val="008E5D1F"/>
    <w:rsid w:val="008E659A"/>
    <w:rsid w:val="008E7D0B"/>
    <w:rsid w:val="008E7DC0"/>
    <w:rsid w:val="008E7E9D"/>
    <w:rsid w:val="008F03B0"/>
    <w:rsid w:val="008F18EE"/>
    <w:rsid w:val="008F1EA2"/>
    <w:rsid w:val="008F2058"/>
    <w:rsid w:val="008F3631"/>
    <w:rsid w:val="008F38B6"/>
    <w:rsid w:val="008F4085"/>
    <w:rsid w:val="008F42F5"/>
    <w:rsid w:val="008F5972"/>
    <w:rsid w:val="008F68FF"/>
    <w:rsid w:val="008F69FB"/>
    <w:rsid w:val="008F6D1F"/>
    <w:rsid w:val="008F6E7D"/>
    <w:rsid w:val="008F74E8"/>
    <w:rsid w:val="0090036C"/>
    <w:rsid w:val="00901687"/>
    <w:rsid w:val="00901EF5"/>
    <w:rsid w:val="00902228"/>
    <w:rsid w:val="00902253"/>
    <w:rsid w:val="00902BF6"/>
    <w:rsid w:val="00902CD7"/>
    <w:rsid w:val="00902DFA"/>
    <w:rsid w:val="0090341B"/>
    <w:rsid w:val="0090373C"/>
    <w:rsid w:val="00904574"/>
    <w:rsid w:val="00905203"/>
    <w:rsid w:val="009057A1"/>
    <w:rsid w:val="00905F7D"/>
    <w:rsid w:val="009065D4"/>
    <w:rsid w:val="00907136"/>
    <w:rsid w:val="00907812"/>
    <w:rsid w:val="009100BD"/>
    <w:rsid w:val="009103EB"/>
    <w:rsid w:val="009105CC"/>
    <w:rsid w:val="0091060C"/>
    <w:rsid w:val="009107D6"/>
    <w:rsid w:val="00910F69"/>
    <w:rsid w:val="0091113D"/>
    <w:rsid w:val="00911D27"/>
    <w:rsid w:val="00912B2F"/>
    <w:rsid w:val="009131B0"/>
    <w:rsid w:val="00913234"/>
    <w:rsid w:val="00913CBF"/>
    <w:rsid w:val="009147DA"/>
    <w:rsid w:val="009148E7"/>
    <w:rsid w:val="00914DC6"/>
    <w:rsid w:val="00914FD3"/>
    <w:rsid w:val="0091560E"/>
    <w:rsid w:val="00915842"/>
    <w:rsid w:val="00917CC9"/>
    <w:rsid w:val="0092076B"/>
    <w:rsid w:val="00920B08"/>
    <w:rsid w:val="00920F9B"/>
    <w:rsid w:val="009210B6"/>
    <w:rsid w:val="0092138D"/>
    <w:rsid w:val="00921C91"/>
    <w:rsid w:val="009220B6"/>
    <w:rsid w:val="00922CAF"/>
    <w:rsid w:val="0092338C"/>
    <w:rsid w:val="00923D72"/>
    <w:rsid w:val="00924CEB"/>
    <w:rsid w:val="00925E03"/>
    <w:rsid w:val="009272D2"/>
    <w:rsid w:val="00927A01"/>
    <w:rsid w:val="00927F2E"/>
    <w:rsid w:val="0093064F"/>
    <w:rsid w:val="00930B7D"/>
    <w:rsid w:val="00930C0A"/>
    <w:rsid w:val="00931395"/>
    <w:rsid w:val="00931D71"/>
    <w:rsid w:val="009320C3"/>
    <w:rsid w:val="00932AFC"/>
    <w:rsid w:val="009334A1"/>
    <w:rsid w:val="00933A3A"/>
    <w:rsid w:val="00934AE7"/>
    <w:rsid w:val="00934AEF"/>
    <w:rsid w:val="009356DE"/>
    <w:rsid w:val="00935941"/>
    <w:rsid w:val="00937FA4"/>
    <w:rsid w:val="009400F0"/>
    <w:rsid w:val="00940C0F"/>
    <w:rsid w:val="00941347"/>
    <w:rsid w:val="0094144F"/>
    <w:rsid w:val="00941635"/>
    <w:rsid w:val="00942A97"/>
    <w:rsid w:val="009431C9"/>
    <w:rsid w:val="00943E10"/>
    <w:rsid w:val="00943F10"/>
    <w:rsid w:val="009441E2"/>
    <w:rsid w:val="0094450B"/>
    <w:rsid w:val="00944591"/>
    <w:rsid w:val="00944F1B"/>
    <w:rsid w:val="00946167"/>
    <w:rsid w:val="00946A42"/>
    <w:rsid w:val="00946DA4"/>
    <w:rsid w:val="0094768D"/>
    <w:rsid w:val="00950068"/>
    <w:rsid w:val="0095031F"/>
    <w:rsid w:val="00950AB7"/>
    <w:rsid w:val="00951042"/>
    <w:rsid w:val="009511EB"/>
    <w:rsid w:val="00951623"/>
    <w:rsid w:val="0095238C"/>
    <w:rsid w:val="009528BB"/>
    <w:rsid w:val="00952B87"/>
    <w:rsid w:val="00952E0F"/>
    <w:rsid w:val="009530EB"/>
    <w:rsid w:val="009539D3"/>
    <w:rsid w:val="0095425D"/>
    <w:rsid w:val="00954422"/>
    <w:rsid w:val="00954BF3"/>
    <w:rsid w:val="009559A1"/>
    <w:rsid w:val="00955E81"/>
    <w:rsid w:val="00956608"/>
    <w:rsid w:val="00956860"/>
    <w:rsid w:val="009569D0"/>
    <w:rsid w:val="00956CA3"/>
    <w:rsid w:val="009576E4"/>
    <w:rsid w:val="0095793F"/>
    <w:rsid w:val="0096062E"/>
    <w:rsid w:val="00960EA7"/>
    <w:rsid w:val="009610CA"/>
    <w:rsid w:val="00961A13"/>
    <w:rsid w:val="00961F72"/>
    <w:rsid w:val="00962659"/>
    <w:rsid w:val="00962EC4"/>
    <w:rsid w:val="00963375"/>
    <w:rsid w:val="00963489"/>
    <w:rsid w:val="00963B1B"/>
    <w:rsid w:val="0096438A"/>
    <w:rsid w:val="009645C4"/>
    <w:rsid w:val="0096497B"/>
    <w:rsid w:val="00964DD3"/>
    <w:rsid w:val="00964E41"/>
    <w:rsid w:val="009659B2"/>
    <w:rsid w:val="00965EA1"/>
    <w:rsid w:val="00965F21"/>
    <w:rsid w:val="009664CC"/>
    <w:rsid w:val="00967A42"/>
    <w:rsid w:val="00967FA1"/>
    <w:rsid w:val="0097016B"/>
    <w:rsid w:val="00970CB6"/>
    <w:rsid w:val="00971527"/>
    <w:rsid w:val="0097164D"/>
    <w:rsid w:val="009717E8"/>
    <w:rsid w:val="00971B5E"/>
    <w:rsid w:val="00971BBA"/>
    <w:rsid w:val="00971E3E"/>
    <w:rsid w:val="009727CA"/>
    <w:rsid w:val="0097289C"/>
    <w:rsid w:val="009729D3"/>
    <w:rsid w:val="00972C5A"/>
    <w:rsid w:val="00973341"/>
    <w:rsid w:val="00973CA6"/>
    <w:rsid w:val="0097541B"/>
    <w:rsid w:val="00976069"/>
    <w:rsid w:val="009770E4"/>
    <w:rsid w:val="0097717D"/>
    <w:rsid w:val="0097763E"/>
    <w:rsid w:val="0098057A"/>
    <w:rsid w:val="009805E1"/>
    <w:rsid w:val="0098169E"/>
    <w:rsid w:val="00982268"/>
    <w:rsid w:val="00982E4D"/>
    <w:rsid w:val="009831A6"/>
    <w:rsid w:val="00983774"/>
    <w:rsid w:val="009837F0"/>
    <w:rsid w:val="00983E50"/>
    <w:rsid w:val="0098400F"/>
    <w:rsid w:val="00984BF4"/>
    <w:rsid w:val="00984CFA"/>
    <w:rsid w:val="00985142"/>
    <w:rsid w:val="009861C7"/>
    <w:rsid w:val="00986277"/>
    <w:rsid w:val="00986C72"/>
    <w:rsid w:val="00986D34"/>
    <w:rsid w:val="00986FEB"/>
    <w:rsid w:val="00987A43"/>
    <w:rsid w:val="00990041"/>
    <w:rsid w:val="0099083E"/>
    <w:rsid w:val="00990A3B"/>
    <w:rsid w:val="00991C1C"/>
    <w:rsid w:val="00992330"/>
    <w:rsid w:val="009938CD"/>
    <w:rsid w:val="00993DA2"/>
    <w:rsid w:val="00994888"/>
    <w:rsid w:val="00995216"/>
    <w:rsid w:val="00995BD0"/>
    <w:rsid w:val="009960A2"/>
    <w:rsid w:val="0099616E"/>
    <w:rsid w:val="00996762"/>
    <w:rsid w:val="009976C9"/>
    <w:rsid w:val="00997B03"/>
    <w:rsid w:val="00997CF8"/>
    <w:rsid w:val="009A148A"/>
    <w:rsid w:val="009A14AC"/>
    <w:rsid w:val="009A1649"/>
    <w:rsid w:val="009A1B3A"/>
    <w:rsid w:val="009A1D2A"/>
    <w:rsid w:val="009A2358"/>
    <w:rsid w:val="009A236C"/>
    <w:rsid w:val="009A2C69"/>
    <w:rsid w:val="009A2CE0"/>
    <w:rsid w:val="009A39F8"/>
    <w:rsid w:val="009A42D9"/>
    <w:rsid w:val="009A56F7"/>
    <w:rsid w:val="009A57B5"/>
    <w:rsid w:val="009A58BE"/>
    <w:rsid w:val="009A590C"/>
    <w:rsid w:val="009A5DED"/>
    <w:rsid w:val="009A5FA1"/>
    <w:rsid w:val="009A631B"/>
    <w:rsid w:val="009A6A92"/>
    <w:rsid w:val="009A7DD7"/>
    <w:rsid w:val="009B03EC"/>
    <w:rsid w:val="009B063A"/>
    <w:rsid w:val="009B094D"/>
    <w:rsid w:val="009B1432"/>
    <w:rsid w:val="009B15F6"/>
    <w:rsid w:val="009B169B"/>
    <w:rsid w:val="009B1D50"/>
    <w:rsid w:val="009B2131"/>
    <w:rsid w:val="009B2E31"/>
    <w:rsid w:val="009B30BB"/>
    <w:rsid w:val="009B3ADA"/>
    <w:rsid w:val="009B4195"/>
    <w:rsid w:val="009B45AA"/>
    <w:rsid w:val="009B4898"/>
    <w:rsid w:val="009B5123"/>
    <w:rsid w:val="009B5780"/>
    <w:rsid w:val="009B69EE"/>
    <w:rsid w:val="009B6A04"/>
    <w:rsid w:val="009B77A4"/>
    <w:rsid w:val="009B7891"/>
    <w:rsid w:val="009B7BA7"/>
    <w:rsid w:val="009C0239"/>
    <w:rsid w:val="009C0770"/>
    <w:rsid w:val="009C124B"/>
    <w:rsid w:val="009C1AF4"/>
    <w:rsid w:val="009C2120"/>
    <w:rsid w:val="009C249F"/>
    <w:rsid w:val="009C2B54"/>
    <w:rsid w:val="009C2E7E"/>
    <w:rsid w:val="009C3C85"/>
    <w:rsid w:val="009C4022"/>
    <w:rsid w:val="009C4CCF"/>
    <w:rsid w:val="009C5F5E"/>
    <w:rsid w:val="009C67E3"/>
    <w:rsid w:val="009C7855"/>
    <w:rsid w:val="009C7BA3"/>
    <w:rsid w:val="009D0916"/>
    <w:rsid w:val="009D0B4E"/>
    <w:rsid w:val="009D0F7C"/>
    <w:rsid w:val="009D133B"/>
    <w:rsid w:val="009D187A"/>
    <w:rsid w:val="009D1EA5"/>
    <w:rsid w:val="009D2293"/>
    <w:rsid w:val="009D2A0C"/>
    <w:rsid w:val="009D2A4F"/>
    <w:rsid w:val="009D3191"/>
    <w:rsid w:val="009D32CC"/>
    <w:rsid w:val="009D4321"/>
    <w:rsid w:val="009D4380"/>
    <w:rsid w:val="009D4429"/>
    <w:rsid w:val="009D4506"/>
    <w:rsid w:val="009D4AE8"/>
    <w:rsid w:val="009D4B3D"/>
    <w:rsid w:val="009D5175"/>
    <w:rsid w:val="009D55BA"/>
    <w:rsid w:val="009D6C99"/>
    <w:rsid w:val="009D70DA"/>
    <w:rsid w:val="009D732D"/>
    <w:rsid w:val="009D7804"/>
    <w:rsid w:val="009D7AA4"/>
    <w:rsid w:val="009D7C41"/>
    <w:rsid w:val="009D7D7D"/>
    <w:rsid w:val="009E0123"/>
    <w:rsid w:val="009E0A2A"/>
    <w:rsid w:val="009E0E50"/>
    <w:rsid w:val="009E117B"/>
    <w:rsid w:val="009E12C7"/>
    <w:rsid w:val="009E1795"/>
    <w:rsid w:val="009E18BE"/>
    <w:rsid w:val="009E227A"/>
    <w:rsid w:val="009E259D"/>
    <w:rsid w:val="009E2CF9"/>
    <w:rsid w:val="009E2FAB"/>
    <w:rsid w:val="009E3384"/>
    <w:rsid w:val="009E4693"/>
    <w:rsid w:val="009E509A"/>
    <w:rsid w:val="009E5F2A"/>
    <w:rsid w:val="009E6183"/>
    <w:rsid w:val="009E65CE"/>
    <w:rsid w:val="009E6696"/>
    <w:rsid w:val="009E6DCF"/>
    <w:rsid w:val="009E7CEF"/>
    <w:rsid w:val="009F042B"/>
    <w:rsid w:val="009F05F9"/>
    <w:rsid w:val="009F076C"/>
    <w:rsid w:val="009F10F8"/>
    <w:rsid w:val="009F12F5"/>
    <w:rsid w:val="009F1E33"/>
    <w:rsid w:val="009F2987"/>
    <w:rsid w:val="009F2A74"/>
    <w:rsid w:val="009F32C3"/>
    <w:rsid w:val="009F34D1"/>
    <w:rsid w:val="009F35F9"/>
    <w:rsid w:val="009F5E6F"/>
    <w:rsid w:val="009F605E"/>
    <w:rsid w:val="009F680E"/>
    <w:rsid w:val="009F7129"/>
    <w:rsid w:val="009F7361"/>
    <w:rsid w:val="009F7524"/>
    <w:rsid w:val="009F75B7"/>
    <w:rsid w:val="009F75EC"/>
    <w:rsid w:val="009F7B64"/>
    <w:rsid w:val="00A009C0"/>
    <w:rsid w:val="00A0179A"/>
    <w:rsid w:val="00A01BC8"/>
    <w:rsid w:val="00A01F3D"/>
    <w:rsid w:val="00A02F8A"/>
    <w:rsid w:val="00A04BE4"/>
    <w:rsid w:val="00A0535F"/>
    <w:rsid w:val="00A05441"/>
    <w:rsid w:val="00A05AFA"/>
    <w:rsid w:val="00A060EA"/>
    <w:rsid w:val="00A06F3D"/>
    <w:rsid w:val="00A070F6"/>
    <w:rsid w:val="00A07149"/>
    <w:rsid w:val="00A07532"/>
    <w:rsid w:val="00A07588"/>
    <w:rsid w:val="00A0765C"/>
    <w:rsid w:val="00A07E70"/>
    <w:rsid w:val="00A100B2"/>
    <w:rsid w:val="00A10108"/>
    <w:rsid w:val="00A108E1"/>
    <w:rsid w:val="00A110BA"/>
    <w:rsid w:val="00A110D9"/>
    <w:rsid w:val="00A1115C"/>
    <w:rsid w:val="00A12DC5"/>
    <w:rsid w:val="00A13E9D"/>
    <w:rsid w:val="00A14464"/>
    <w:rsid w:val="00A14E36"/>
    <w:rsid w:val="00A15573"/>
    <w:rsid w:val="00A16360"/>
    <w:rsid w:val="00A16CF0"/>
    <w:rsid w:val="00A171A7"/>
    <w:rsid w:val="00A174CC"/>
    <w:rsid w:val="00A17BBE"/>
    <w:rsid w:val="00A17C63"/>
    <w:rsid w:val="00A17DC7"/>
    <w:rsid w:val="00A20198"/>
    <w:rsid w:val="00A20FB5"/>
    <w:rsid w:val="00A21ABD"/>
    <w:rsid w:val="00A21BD0"/>
    <w:rsid w:val="00A21CF7"/>
    <w:rsid w:val="00A22229"/>
    <w:rsid w:val="00A22761"/>
    <w:rsid w:val="00A254AF"/>
    <w:rsid w:val="00A255F0"/>
    <w:rsid w:val="00A256A0"/>
    <w:rsid w:val="00A2588B"/>
    <w:rsid w:val="00A25A51"/>
    <w:rsid w:val="00A26BDF"/>
    <w:rsid w:val="00A26CE4"/>
    <w:rsid w:val="00A2711C"/>
    <w:rsid w:val="00A27773"/>
    <w:rsid w:val="00A278CF"/>
    <w:rsid w:val="00A315F9"/>
    <w:rsid w:val="00A31B59"/>
    <w:rsid w:val="00A3200C"/>
    <w:rsid w:val="00A32D71"/>
    <w:rsid w:val="00A32E3D"/>
    <w:rsid w:val="00A33024"/>
    <w:rsid w:val="00A33AA7"/>
    <w:rsid w:val="00A355F7"/>
    <w:rsid w:val="00A35A44"/>
    <w:rsid w:val="00A36E2F"/>
    <w:rsid w:val="00A36FCF"/>
    <w:rsid w:val="00A371FB"/>
    <w:rsid w:val="00A3778D"/>
    <w:rsid w:val="00A40374"/>
    <w:rsid w:val="00A4064E"/>
    <w:rsid w:val="00A40846"/>
    <w:rsid w:val="00A4101A"/>
    <w:rsid w:val="00A41A2B"/>
    <w:rsid w:val="00A41CC9"/>
    <w:rsid w:val="00A4230B"/>
    <w:rsid w:val="00A42403"/>
    <w:rsid w:val="00A425F4"/>
    <w:rsid w:val="00A429E7"/>
    <w:rsid w:val="00A42BB1"/>
    <w:rsid w:val="00A43357"/>
    <w:rsid w:val="00A448C7"/>
    <w:rsid w:val="00A44B77"/>
    <w:rsid w:val="00A450AE"/>
    <w:rsid w:val="00A46181"/>
    <w:rsid w:val="00A462CB"/>
    <w:rsid w:val="00A46FE5"/>
    <w:rsid w:val="00A474A6"/>
    <w:rsid w:val="00A47F25"/>
    <w:rsid w:val="00A50902"/>
    <w:rsid w:val="00A50CE4"/>
    <w:rsid w:val="00A51102"/>
    <w:rsid w:val="00A514BD"/>
    <w:rsid w:val="00A51C13"/>
    <w:rsid w:val="00A520B7"/>
    <w:rsid w:val="00A524B9"/>
    <w:rsid w:val="00A526B7"/>
    <w:rsid w:val="00A52EEC"/>
    <w:rsid w:val="00A53FB0"/>
    <w:rsid w:val="00A54147"/>
    <w:rsid w:val="00A54A83"/>
    <w:rsid w:val="00A54F99"/>
    <w:rsid w:val="00A55059"/>
    <w:rsid w:val="00A55FA3"/>
    <w:rsid w:val="00A56351"/>
    <w:rsid w:val="00A56881"/>
    <w:rsid w:val="00A56A89"/>
    <w:rsid w:val="00A5796C"/>
    <w:rsid w:val="00A5797E"/>
    <w:rsid w:val="00A604AA"/>
    <w:rsid w:val="00A60515"/>
    <w:rsid w:val="00A611B7"/>
    <w:rsid w:val="00A61445"/>
    <w:rsid w:val="00A61908"/>
    <w:rsid w:val="00A61CD6"/>
    <w:rsid w:val="00A62ABA"/>
    <w:rsid w:val="00A62D9F"/>
    <w:rsid w:val="00A63928"/>
    <w:rsid w:val="00A64EE3"/>
    <w:rsid w:val="00A65F72"/>
    <w:rsid w:val="00A660B8"/>
    <w:rsid w:val="00A664B6"/>
    <w:rsid w:val="00A67A73"/>
    <w:rsid w:val="00A70716"/>
    <w:rsid w:val="00A70BCF"/>
    <w:rsid w:val="00A71377"/>
    <w:rsid w:val="00A71650"/>
    <w:rsid w:val="00A72011"/>
    <w:rsid w:val="00A72C36"/>
    <w:rsid w:val="00A74323"/>
    <w:rsid w:val="00A752BF"/>
    <w:rsid w:val="00A75A65"/>
    <w:rsid w:val="00A75D77"/>
    <w:rsid w:val="00A75EB2"/>
    <w:rsid w:val="00A76344"/>
    <w:rsid w:val="00A764E9"/>
    <w:rsid w:val="00A7674D"/>
    <w:rsid w:val="00A7688F"/>
    <w:rsid w:val="00A76933"/>
    <w:rsid w:val="00A76F06"/>
    <w:rsid w:val="00A77DBF"/>
    <w:rsid w:val="00A77E17"/>
    <w:rsid w:val="00A8033C"/>
    <w:rsid w:val="00A803E2"/>
    <w:rsid w:val="00A80723"/>
    <w:rsid w:val="00A80A1B"/>
    <w:rsid w:val="00A80CB0"/>
    <w:rsid w:val="00A81068"/>
    <w:rsid w:val="00A81201"/>
    <w:rsid w:val="00A82070"/>
    <w:rsid w:val="00A825DD"/>
    <w:rsid w:val="00A832AA"/>
    <w:rsid w:val="00A83CBE"/>
    <w:rsid w:val="00A83E1A"/>
    <w:rsid w:val="00A84249"/>
    <w:rsid w:val="00A8473A"/>
    <w:rsid w:val="00A8536B"/>
    <w:rsid w:val="00A85694"/>
    <w:rsid w:val="00A856AC"/>
    <w:rsid w:val="00A856BD"/>
    <w:rsid w:val="00A85D26"/>
    <w:rsid w:val="00A85D57"/>
    <w:rsid w:val="00A86DA4"/>
    <w:rsid w:val="00A877D2"/>
    <w:rsid w:val="00A903B9"/>
    <w:rsid w:val="00A90429"/>
    <w:rsid w:val="00A90A80"/>
    <w:rsid w:val="00A9159E"/>
    <w:rsid w:val="00A93191"/>
    <w:rsid w:val="00A9406C"/>
    <w:rsid w:val="00A948CE"/>
    <w:rsid w:val="00A94D67"/>
    <w:rsid w:val="00A9523A"/>
    <w:rsid w:val="00A956B5"/>
    <w:rsid w:val="00A9575B"/>
    <w:rsid w:val="00A963FF"/>
    <w:rsid w:val="00A96F50"/>
    <w:rsid w:val="00A97AD5"/>
    <w:rsid w:val="00AA0CDD"/>
    <w:rsid w:val="00AA10E5"/>
    <w:rsid w:val="00AA155B"/>
    <w:rsid w:val="00AA16DA"/>
    <w:rsid w:val="00AA32C4"/>
    <w:rsid w:val="00AA4055"/>
    <w:rsid w:val="00AA4425"/>
    <w:rsid w:val="00AA47EA"/>
    <w:rsid w:val="00AA5470"/>
    <w:rsid w:val="00AA56B2"/>
    <w:rsid w:val="00AA5FDE"/>
    <w:rsid w:val="00AA629C"/>
    <w:rsid w:val="00AA657A"/>
    <w:rsid w:val="00AA66B5"/>
    <w:rsid w:val="00AA691D"/>
    <w:rsid w:val="00AA747C"/>
    <w:rsid w:val="00AA79FD"/>
    <w:rsid w:val="00AA7B43"/>
    <w:rsid w:val="00AA7D4A"/>
    <w:rsid w:val="00AB02FC"/>
    <w:rsid w:val="00AB0928"/>
    <w:rsid w:val="00AB0EFE"/>
    <w:rsid w:val="00AB1551"/>
    <w:rsid w:val="00AB18AD"/>
    <w:rsid w:val="00AB271B"/>
    <w:rsid w:val="00AB2C81"/>
    <w:rsid w:val="00AB2CF5"/>
    <w:rsid w:val="00AB3501"/>
    <w:rsid w:val="00AB4D6B"/>
    <w:rsid w:val="00AB4DB7"/>
    <w:rsid w:val="00AB5608"/>
    <w:rsid w:val="00AB63C5"/>
    <w:rsid w:val="00AB64AC"/>
    <w:rsid w:val="00AB6518"/>
    <w:rsid w:val="00AB6771"/>
    <w:rsid w:val="00AB6C82"/>
    <w:rsid w:val="00AB74D5"/>
    <w:rsid w:val="00AB769C"/>
    <w:rsid w:val="00AB7C02"/>
    <w:rsid w:val="00AC0CB2"/>
    <w:rsid w:val="00AC1E2F"/>
    <w:rsid w:val="00AC25EB"/>
    <w:rsid w:val="00AC31DA"/>
    <w:rsid w:val="00AC4426"/>
    <w:rsid w:val="00AC50EB"/>
    <w:rsid w:val="00AC51FA"/>
    <w:rsid w:val="00AC546E"/>
    <w:rsid w:val="00AC57A7"/>
    <w:rsid w:val="00AC580B"/>
    <w:rsid w:val="00AC589C"/>
    <w:rsid w:val="00AC5AB0"/>
    <w:rsid w:val="00AC678C"/>
    <w:rsid w:val="00AC6CDF"/>
    <w:rsid w:val="00AC6E1C"/>
    <w:rsid w:val="00AC7335"/>
    <w:rsid w:val="00AC733E"/>
    <w:rsid w:val="00AC74B2"/>
    <w:rsid w:val="00AC7F76"/>
    <w:rsid w:val="00AD040C"/>
    <w:rsid w:val="00AD0B9C"/>
    <w:rsid w:val="00AD1767"/>
    <w:rsid w:val="00AD1C9D"/>
    <w:rsid w:val="00AD1E89"/>
    <w:rsid w:val="00AD2027"/>
    <w:rsid w:val="00AD2467"/>
    <w:rsid w:val="00AD2BB0"/>
    <w:rsid w:val="00AD2D9F"/>
    <w:rsid w:val="00AD52D4"/>
    <w:rsid w:val="00AD56D0"/>
    <w:rsid w:val="00AD5998"/>
    <w:rsid w:val="00AD5A89"/>
    <w:rsid w:val="00AD6951"/>
    <w:rsid w:val="00AD6AA8"/>
    <w:rsid w:val="00AD737F"/>
    <w:rsid w:val="00AD7951"/>
    <w:rsid w:val="00AD7F12"/>
    <w:rsid w:val="00AE0A34"/>
    <w:rsid w:val="00AE0EE2"/>
    <w:rsid w:val="00AE111A"/>
    <w:rsid w:val="00AE1CC7"/>
    <w:rsid w:val="00AE337C"/>
    <w:rsid w:val="00AE3729"/>
    <w:rsid w:val="00AE3D3C"/>
    <w:rsid w:val="00AE4516"/>
    <w:rsid w:val="00AE53F3"/>
    <w:rsid w:val="00AE5599"/>
    <w:rsid w:val="00AE58E2"/>
    <w:rsid w:val="00AE6F5D"/>
    <w:rsid w:val="00AE727A"/>
    <w:rsid w:val="00AE7EFC"/>
    <w:rsid w:val="00AF0344"/>
    <w:rsid w:val="00AF03A3"/>
    <w:rsid w:val="00AF1383"/>
    <w:rsid w:val="00AF29B6"/>
    <w:rsid w:val="00AF2A44"/>
    <w:rsid w:val="00AF36F4"/>
    <w:rsid w:val="00AF389B"/>
    <w:rsid w:val="00AF4242"/>
    <w:rsid w:val="00AF46A2"/>
    <w:rsid w:val="00AF4E96"/>
    <w:rsid w:val="00AF5050"/>
    <w:rsid w:val="00AF54D1"/>
    <w:rsid w:val="00AF586B"/>
    <w:rsid w:val="00AF5BFF"/>
    <w:rsid w:val="00AF5E68"/>
    <w:rsid w:val="00AF61FA"/>
    <w:rsid w:val="00AF6A80"/>
    <w:rsid w:val="00B00191"/>
    <w:rsid w:val="00B00247"/>
    <w:rsid w:val="00B00A81"/>
    <w:rsid w:val="00B00DB7"/>
    <w:rsid w:val="00B012A9"/>
    <w:rsid w:val="00B01C2D"/>
    <w:rsid w:val="00B01D4C"/>
    <w:rsid w:val="00B02021"/>
    <w:rsid w:val="00B020B9"/>
    <w:rsid w:val="00B02676"/>
    <w:rsid w:val="00B02A47"/>
    <w:rsid w:val="00B02A5D"/>
    <w:rsid w:val="00B02E6A"/>
    <w:rsid w:val="00B03263"/>
    <w:rsid w:val="00B037D7"/>
    <w:rsid w:val="00B03B5E"/>
    <w:rsid w:val="00B04466"/>
    <w:rsid w:val="00B04507"/>
    <w:rsid w:val="00B04BFA"/>
    <w:rsid w:val="00B05FA3"/>
    <w:rsid w:val="00B0716E"/>
    <w:rsid w:val="00B079CB"/>
    <w:rsid w:val="00B07A06"/>
    <w:rsid w:val="00B07DE9"/>
    <w:rsid w:val="00B10265"/>
    <w:rsid w:val="00B104BD"/>
    <w:rsid w:val="00B109F2"/>
    <w:rsid w:val="00B11077"/>
    <w:rsid w:val="00B11B87"/>
    <w:rsid w:val="00B13151"/>
    <w:rsid w:val="00B132EA"/>
    <w:rsid w:val="00B13BC4"/>
    <w:rsid w:val="00B1423C"/>
    <w:rsid w:val="00B1492C"/>
    <w:rsid w:val="00B15F96"/>
    <w:rsid w:val="00B164C7"/>
    <w:rsid w:val="00B16501"/>
    <w:rsid w:val="00B16857"/>
    <w:rsid w:val="00B168CF"/>
    <w:rsid w:val="00B175BF"/>
    <w:rsid w:val="00B177D0"/>
    <w:rsid w:val="00B204AB"/>
    <w:rsid w:val="00B20F23"/>
    <w:rsid w:val="00B2171D"/>
    <w:rsid w:val="00B22871"/>
    <w:rsid w:val="00B23D88"/>
    <w:rsid w:val="00B248F8"/>
    <w:rsid w:val="00B25008"/>
    <w:rsid w:val="00B2551D"/>
    <w:rsid w:val="00B25CA8"/>
    <w:rsid w:val="00B25DAD"/>
    <w:rsid w:val="00B2709F"/>
    <w:rsid w:val="00B272AA"/>
    <w:rsid w:val="00B274AB"/>
    <w:rsid w:val="00B279D2"/>
    <w:rsid w:val="00B301B1"/>
    <w:rsid w:val="00B31AFB"/>
    <w:rsid w:val="00B32CF9"/>
    <w:rsid w:val="00B33052"/>
    <w:rsid w:val="00B3325E"/>
    <w:rsid w:val="00B3335F"/>
    <w:rsid w:val="00B33991"/>
    <w:rsid w:val="00B33AD4"/>
    <w:rsid w:val="00B33D6F"/>
    <w:rsid w:val="00B34669"/>
    <w:rsid w:val="00B34A27"/>
    <w:rsid w:val="00B353ED"/>
    <w:rsid w:val="00B35528"/>
    <w:rsid w:val="00B35815"/>
    <w:rsid w:val="00B35AA9"/>
    <w:rsid w:val="00B35B5A"/>
    <w:rsid w:val="00B363E2"/>
    <w:rsid w:val="00B364B1"/>
    <w:rsid w:val="00B37178"/>
    <w:rsid w:val="00B37389"/>
    <w:rsid w:val="00B376C7"/>
    <w:rsid w:val="00B37C3B"/>
    <w:rsid w:val="00B40411"/>
    <w:rsid w:val="00B40AC1"/>
    <w:rsid w:val="00B40D83"/>
    <w:rsid w:val="00B40E6D"/>
    <w:rsid w:val="00B410EC"/>
    <w:rsid w:val="00B41651"/>
    <w:rsid w:val="00B41A58"/>
    <w:rsid w:val="00B41AA1"/>
    <w:rsid w:val="00B4212B"/>
    <w:rsid w:val="00B42BF6"/>
    <w:rsid w:val="00B42DAF"/>
    <w:rsid w:val="00B43175"/>
    <w:rsid w:val="00B43327"/>
    <w:rsid w:val="00B4367C"/>
    <w:rsid w:val="00B4460B"/>
    <w:rsid w:val="00B44AD0"/>
    <w:rsid w:val="00B455CB"/>
    <w:rsid w:val="00B4565A"/>
    <w:rsid w:val="00B45B67"/>
    <w:rsid w:val="00B45D8D"/>
    <w:rsid w:val="00B46102"/>
    <w:rsid w:val="00B46780"/>
    <w:rsid w:val="00B4699A"/>
    <w:rsid w:val="00B46F7B"/>
    <w:rsid w:val="00B4715E"/>
    <w:rsid w:val="00B47438"/>
    <w:rsid w:val="00B50425"/>
    <w:rsid w:val="00B504B8"/>
    <w:rsid w:val="00B50C3F"/>
    <w:rsid w:val="00B510A4"/>
    <w:rsid w:val="00B51C1C"/>
    <w:rsid w:val="00B520A5"/>
    <w:rsid w:val="00B52631"/>
    <w:rsid w:val="00B53339"/>
    <w:rsid w:val="00B5379F"/>
    <w:rsid w:val="00B549D3"/>
    <w:rsid w:val="00B54EC2"/>
    <w:rsid w:val="00B55618"/>
    <w:rsid w:val="00B56033"/>
    <w:rsid w:val="00B566C3"/>
    <w:rsid w:val="00B5690F"/>
    <w:rsid w:val="00B56A12"/>
    <w:rsid w:val="00B56BC2"/>
    <w:rsid w:val="00B56ED3"/>
    <w:rsid w:val="00B5752B"/>
    <w:rsid w:val="00B57633"/>
    <w:rsid w:val="00B57777"/>
    <w:rsid w:val="00B6087F"/>
    <w:rsid w:val="00B61295"/>
    <w:rsid w:val="00B61737"/>
    <w:rsid w:val="00B61FA1"/>
    <w:rsid w:val="00B62C80"/>
    <w:rsid w:val="00B630B3"/>
    <w:rsid w:val="00B640CF"/>
    <w:rsid w:val="00B64107"/>
    <w:rsid w:val="00B64199"/>
    <w:rsid w:val="00B642D1"/>
    <w:rsid w:val="00B64402"/>
    <w:rsid w:val="00B6553D"/>
    <w:rsid w:val="00B65F46"/>
    <w:rsid w:val="00B6605A"/>
    <w:rsid w:val="00B661F9"/>
    <w:rsid w:val="00B662B4"/>
    <w:rsid w:val="00B66402"/>
    <w:rsid w:val="00B66A7D"/>
    <w:rsid w:val="00B6716C"/>
    <w:rsid w:val="00B67657"/>
    <w:rsid w:val="00B6A7E9"/>
    <w:rsid w:val="00B70D16"/>
    <w:rsid w:val="00B7125D"/>
    <w:rsid w:val="00B7128A"/>
    <w:rsid w:val="00B7129B"/>
    <w:rsid w:val="00B71D9E"/>
    <w:rsid w:val="00B7246C"/>
    <w:rsid w:val="00B72DCD"/>
    <w:rsid w:val="00B73A21"/>
    <w:rsid w:val="00B74081"/>
    <w:rsid w:val="00B75090"/>
    <w:rsid w:val="00B75DE8"/>
    <w:rsid w:val="00B75EA3"/>
    <w:rsid w:val="00B75FDB"/>
    <w:rsid w:val="00B768C9"/>
    <w:rsid w:val="00B7748B"/>
    <w:rsid w:val="00B805D7"/>
    <w:rsid w:val="00B80819"/>
    <w:rsid w:val="00B80AB7"/>
    <w:rsid w:val="00B811A3"/>
    <w:rsid w:val="00B82741"/>
    <w:rsid w:val="00B827AF"/>
    <w:rsid w:val="00B827FB"/>
    <w:rsid w:val="00B82E31"/>
    <w:rsid w:val="00B83ED4"/>
    <w:rsid w:val="00B83FE3"/>
    <w:rsid w:val="00B84BC1"/>
    <w:rsid w:val="00B8601B"/>
    <w:rsid w:val="00B86023"/>
    <w:rsid w:val="00B8606A"/>
    <w:rsid w:val="00B866FA"/>
    <w:rsid w:val="00B87430"/>
    <w:rsid w:val="00B90360"/>
    <w:rsid w:val="00B9085C"/>
    <w:rsid w:val="00B92163"/>
    <w:rsid w:val="00B92561"/>
    <w:rsid w:val="00B947A6"/>
    <w:rsid w:val="00B94843"/>
    <w:rsid w:val="00B94B1A"/>
    <w:rsid w:val="00B9516D"/>
    <w:rsid w:val="00B9593B"/>
    <w:rsid w:val="00B95F65"/>
    <w:rsid w:val="00B95FF3"/>
    <w:rsid w:val="00B97056"/>
    <w:rsid w:val="00B977F6"/>
    <w:rsid w:val="00B97FC5"/>
    <w:rsid w:val="00BA00F5"/>
    <w:rsid w:val="00BA0181"/>
    <w:rsid w:val="00BA029A"/>
    <w:rsid w:val="00BA0399"/>
    <w:rsid w:val="00BA0430"/>
    <w:rsid w:val="00BA0930"/>
    <w:rsid w:val="00BA175C"/>
    <w:rsid w:val="00BA291A"/>
    <w:rsid w:val="00BA2A48"/>
    <w:rsid w:val="00BA2D0D"/>
    <w:rsid w:val="00BA3059"/>
    <w:rsid w:val="00BA3588"/>
    <w:rsid w:val="00BA3F7E"/>
    <w:rsid w:val="00BA4544"/>
    <w:rsid w:val="00BA4F4D"/>
    <w:rsid w:val="00BA4F95"/>
    <w:rsid w:val="00BA5863"/>
    <w:rsid w:val="00BA5B44"/>
    <w:rsid w:val="00BA6FE7"/>
    <w:rsid w:val="00BA7374"/>
    <w:rsid w:val="00BB0067"/>
    <w:rsid w:val="00BB06CB"/>
    <w:rsid w:val="00BB0ED1"/>
    <w:rsid w:val="00BB1334"/>
    <w:rsid w:val="00BB136A"/>
    <w:rsid w:val="00BB1AA0"/>
    <w:rsid w:val="00BB2A20"/>
    <w:rsid w:val="00BB2C97"/>
    <w:rsid w:val="00BB2E84"/>
    <w:rsid w:val="00BB45A9"/>
    <w:rsid w:val="00BB4CA1"/>
    <w:rsid w:val="00BB4CE6"/>
    <w:rsid w:val="00BB515F"/>
    <w:rsid w:val="00BB5B84"/>
    <w:rsid w:val="00BB78E1"/>
    <w:rsid w:val="00BB7F94"/>
    <w:rsid w:val="00BC0D0C"/>
    <w:rsid w:val="00BC1C57"/>
    <w:rsid w:val="00BC24F1"/>
    <w:rsid w:val="00BC252E"/>
    <w:rsid w:val="00BC27F9"/>
    <w:rsid w:val="00BC302F"/>
    <w:rsid w:val="00BC3270"/>
    <w:rsid w:val="00BC3976"/>
    <w:rsid w:val="00BC39A2"/>
    <w:rsid w:val="00BC413E"/>
    <w:rsid w:val="00BC41ED"/>
    <w:rsid w:val="00BC4E4F"/>
    <w:rsid w:val="00BC53E1"/>
    <w:rsid w:val="00BC5584"/>
    <w:rsid w:val="00BC5882"/>
    <w:rsid w:val="00BC5C66"/>
    <w:rsid w:val="00BC6FDD"/>
    <w:rsid w:val="00BC75B2"/>
    <w:rsid w:val="00BC76C1"/>
    <w:rsid w:val="00BD077C"/>
    <w:rsid w:val="00BD0CDA"/>
    <w:rsid w:val="00BD1674"/>
    <w:rsid w:val="00BD1717"/>
    <w:rsid w:val="00BD1A0C"/>
    <w:rsid w:val="00BD1E40"/>
    <w:rsid w:val="00BD2259"/>
    <w:rsid w:val="00BD2B18"/>
    <w:rsid w:val="00BD2DD1"/>
    <w:rsid w:val="00BD4FDF"/>
    <w:rsid w:val="00BD56F1"/>
    <w:rsid w:val="00BD5A6D"/>
    <w:rsid w:val="00BD5AD1"/>
    <w:rsid w:val="00BD5BFD"/>
    <w:rsid w:val="00BD631E"/>
    <w:rsid w:val="00BD6954"/>
    <w:rsid w:val="00BD7AC0"/>
    <w:rsid w:val="00BD7E12"/>
    <w:rsid w:val="00BD7EE6"/>
    <w:rsid w:val="00BE0B4B"/>
    <w:rsid w:val="00BE1446"/>
    <w:rsid w:val="00BE2010"/>
    <w:rsid w:val="00BE247C"/>
    <w:rsid w:val="00BE25A6"/>
    <w:rsid w:val="00BE2CFF"/>
    <w:rsid w:val="00BE302C"/>
    <w:rsid w:val="00BE437E"/>
    <w:rsid w:val="00BE4A30"/>
    <w:rsid w:val="00BE4FEE"/>
    <w:rsid w:val="00BE5439"/>
    <w:rsid w:val="00BE54BD"/>
    <w:rsid w:val="00BE581C"/>
    <w:rsid w:val="00BE5840"/>
    <w:rsid w:val="00BE698C"/>
    <w:rsid w:val="00BE6D08"/>
    <w:rsid w:val="00BE731E"/>
    <w:rsid w:val="00BF162E"/>
    <w:rsid w:val="00BF1D00"/>
    <w:rsid w:val="00BF2021"/>
    <w:rsid w:val="00BF297F"/>
    <w:rsid w:val="00BF2FDC"/>
    <w:rsid w:val="00BF30C1"/>
    <w:rsid w:val="00BF3251"/>
    <w:rsid w:val="00BF35DA"/>
    <w:rsid w:val="00BF5805"/>
    <w:rsid w:val="00BF5E66"/>
    <w:rsid w:val="00BF6210"/>
    <w:rsid w:val="00BF648B"/>
    <w:rsid w:val="00BF6A7A"/>
    <w:rsid w:val="00BF76E9"/>
    <w:rsid w:val="00BF7E6E"/>
    <w:rsid w:val="00C00655"/>
    <w:rsid w:val="00C0079A"/>
    <w:rsid w:val="00C00B19"/>
    <w:rsid w:val="00C01B88"/>
    <w:rsid w:val="00C01CC8"/>
    <w:rsid w:val="00C01CE9"/>
    <w:rsid w:val="00C02113"/>
    <w:rsid w:val="00C03586"/>
    <w:rsid w:val="00C037E5"/>
    <w:rsid w:val="00C03D57"/>
    <w:rsid w:val="00C041DB"/>
    <w:rsid w:val="00C04201"/>
    <w:rsid w:val="00C049CF"/>
    <w:rsid w:val="00C0541E"/>
    <w:rsid w:val="00C05D7C"/>
    <w:rsid w:val="00C0623F"/>
    <w:rsid w:val="00C0625C"/>
    <w:rsid w:val="00C06DB5"/>
    <w:rsid w:val="00C0767E"/>
    <w:rsid w:val="00C115F0"/>
    <w:rsid w:val="00C11861"/>
    <w:rsid w:val="00C11B75"/>
    <w:rsid w:val="00C11D23"/>
    <w:rsid w:val="00C12796"/>
    <w:rsid w:val="00C12950"/>
    <w:rsid w:val="00C12ED7"/>
    <w:rsid w:val="00C133BE"/>
    <w:rsid w:val="00C13931"/>
    <w:rsid w:val="00C14753"/>
    <w:rsid w:val="00C14E9E"/>
    <w:rsid w:val="00C15066"/>
    <w:rsid w:val="00C153B8"/>
    <w:rsid w:val="00C15467"/>
    <w:rsid w:val="00C15479"/>
    <w:rsid w:val="00C16813"/>
    <w:rsid w:val="00C16965"/>
    <w:rsid w:val="00C173F7"/>
    <w:rsid w:val="00C17950"/>
    <w:rsid w:val="00C205BB"/>
    <w:rsid w:val="00C20A71"/>
    <w:rsid w:val="00C214B1"/>
    <w:rsid w:val="00C21864"/>
    <w:rsid w:val="00C225B8"/>
    <w:rsid w:val="00C23FAF"/>
    <w:rsid w:val="00C258C1"/>
    <w:rsid w:val="00C25D10"/>
    <w:rsid w:val="00C25DFE"/>
    <w:rsid w:val="00C268AE"/>
    <w:rsid w:val="00C277FF"/>
    <w:rsid w:val="00C27FDA"/>
    <w:rsid w:val="00C30050"/>
    <w:rsid w:val="00C306F6"/>
    <w:rsid w:val="00C3073B"/>
    <w:rsid w:val="00C307BC"/>
    <w:rsid w:val="00C30D01"/>
    <w:rsid w:val="00C30E24"/>
    <w:rsid w:val="00C3176C"/>
    <w:rsid w:val="00C31AF3"/>
    <w:rsid w:val="00C31DAD"/>
    <w:rsid w:val="00C32163"/>
    <w:rsid w:val="00C32A28"/>
    <w:rsid w:val="00C32CA3"/>
    <w:rsid w:val="00C332C2"/>
    <w:rsid w:val="00C3394B"/>
    <w:rsid w:val="00C33A97"/>
    <w:rsid w:val="00C33C69"/>
    <w:rsid w:val="00C36062"/>
    <w:rsid w:val="00C37280"/>
    <w:rsid w:val="00C40731"/>
    <w:rsid w:val="00C4092B"/>
    <w:rsid w:val="00C40A9A"/>
    <w:rsid w:val="00C421A0"/>
    <w:rsid w:val="00C42D73"/>
    <w:rsid w:val="00C43418"/>
    <w:rsid w:val="00C43717"/>
    <w:rsid w:val="00C44337"/>
    <w:rsid w:val="00C44354"/>
    <w:rsid w:val="00C44E42"/>
    <w:rsid w:val="00C44E89"/>
    <w:rsid w:val="00C44FAA"/>
    <w:rsid w:val="00C45A1B"/>
    <w:rsid w:val="00C4697B"/>
    <w:rsid w:val="00C46ADE"/>
    <w:rsid w:val="00C47DDB"/>
    <w:rsid w:val="00C47E05"/>
    <w:rsid w:val="00C500B1"/>
    <w:rsid w:val="00C505B7"/>
    <w:rsid w:val="00C50F58"/>
    <w:rsid w:val="00C50FBC"/>
    <w:rsid w:val="00C5110C"/>
    <w:rsid w:val="00C5169D"/>
    <w:rsid w:val="00C51CA6"/>
    <w:rsid w:val="00C52731"/>
    <w:rsid w:val="00C52E51"/>
    <w:rsid w:val="00C533B5"/>
    <w:rsid w:val="00C53628"/>
    <w:rsid w:val="00C53AAD"/>
    <w:rsid w:val="00C54972"/>
    <w:rsid w:val="00C54C6A"/>
    <w:rsid w:val="00C55810"/>
    <w:rsid w:val="00C57132"/>
    <w:rsid w:val="00C5777E"/>
    <w:rsid w:val="00C57C87"/>
    <w:rsid w:val="00C60358"/>
    <w:rsid w:val="00C60A33"/>
    <w:rsid w:val="00C60D12"/>
    <w:rsid w:val="00C62152"/>
    <w:rsid w:val="00C625D7"/>
    <w:rsid w:val="00C62BA5"/>
    <w:rsid w:val="00C636BF"/>
    <w:rsid w:val="00C6376E"/>
    <w:rsid w:val="00C63E22"/>
    <w:rsid w:val="00C64DF5"/>
    <w:rsid w:val="00C6554A"/>
    <w:rsid w:val="00C65FD6"/>
    <w:rsid w:val="00C66508"/>
    <w:rsid w:val="00C66902"/>
    <w:rsid w:val="00C66B63"/>
    <w:rsid w:val="00C6759C"/>
    <w:rsid w:val="00C67B53"/>
    <w:rsid w:val="00C67D6E"/>
    <w:rsid w:val="00C7076D"/>
    <w:rsid w:val="00C70BFE"/>
    <w:rsid w:val="00C70DF5"/>
    <w:rsid w:val="00C70EAA"/>
    <w:rsid w:val="00C71154"/>
    <w:rsid w:val="00C72014"/>
    <w:rsid w:val="00C72144"/>
    <w:rsid w:val="00C72761"/>
    <w:rsid w:val="00C73091"/>
    <w:rsid w:val="00C732A1"/>
    <w:rsid w:val="00C739AD"/>
    <w:rsid w:val="00C73DD5"/>
    <w:rsid w:val="00C74474"/>
    <w:rsid w:val="00C749EC"/>
    <w:rsid w:val="00C74FDB"/>
    <w:rsid w:val="00C751DA"/>
    <w:rsid w:val="00C75644"/>
    <w:rsid w:val="00C75A7F"/>
    <w:rsid w:val="00C761A3"/>
    <w:rsid w:val="00C7643E"/>
    <w:rsid w:val="00C76D10"/>
    <w:rsid w:val="00C76DFD"/>
    <w:rsid w:val="00C77D01"/>
    <w:rsid w:val="00C802AA"/>
    <w:rsid w:val="00C80377"/>
    <w:rsid w:val="00C806E6"/>
    <w:rsid w:val="00C80A43"/>
    <w:rsid w:val="00C80B55"/>
    <w:rsid w:val="00C8255A"/>
    <w:rsid w:val="00C82853"/>
    <w:rsid w:val="00C8296B"/>
    <w:rsid w:val="00C8333E"/>
    <w:rsid w:val="00C8361E"/>
    <w:rsid w:val="00C83A16"/>
    <w:rsid w:val="00C83D89"/>
    <w:rsid w:val="00C8452A"/>
    <w:rsid w:val="00C845B8"/>
    <w:rsid w:val="00C84E14"/>
    <w:rsid w:val="00C851E6"/>
    <w:rsid w:val="00C8520B"/>
    <w:rsid w:val="00C86A16"/>
    <w:rsid w:val="00C86B56"/>
    <w:rsid w:val="00C86E35"/>
    <w:rsid w:val="00C87783"/>
    <w:rsid w:val="00C87C1E"/>
    <w:rsid w:val="00C87E31"/>
    <w:rsid w:val="00C87F88"/>
    <w:rsid w:val="00C9138F"/>
    <w:rsid w:val="00C91AE7"/>
    <w:rsid w:val="00C91C93"/>
    <w:rsid w:val="00C921E5"/>
    <w:rsid w:val="00C928B6"/>
    <w:rsid w:val="00C929FE"/>
    <w:rsid w:val="00C92B64"/>
    <w:rsid w:val="00C92B71"/>
    <w:rsid w:val="00C92E57"/>
    <w:rsid w:val="00C93890"/>
    <w:rsid w:val="00C93A4B"/>
    <w:rsid w:val="00C93C6E"/>
    <w:rsid w:val="00C9405B"/>
    <w:rsid w:val="00C94E7B"/>
    <w:rsid w:val="00C95DE1"/>
    <w:rsid w:val="00C95F17"/>
    <w:rsid w:val="00C9703D"/>
    <w:rsid w:val="00C9780C"/>
    <w:rsid w:val="00C97A86"/>
    <w:rsid w:val="00C97EDB"/>
    <w:rsid w:val="00C97FEE"/>
    <w:rsid w:val="00CA1A08"/>
    <w:rsid w:val="00CA1A64"/>
    <w:rsid w:val="00CA243E"/>
    <w:rsid w:val="00CA27C9"/>
    <w:rsid w:val="00CA3275"/>
    <w:rsid w:val="00CA3A6B"/>
    <w:rsid w:val="00CA3F08"/>
    <w:rsid w:val="00CA408A"/>
    <w:rsid w:val="00CA55FF"/>
    <w:rsid w:val="00CA57D5"/>
    <w:rsid w:val="00CA5814"/>
    <w:rsid w:val="00CA66B1"/>
    <w:rsid w:val="00CA68B8"/>
    <w:rsid w:val="00CA6A42"/>
    <w:rsid w:val="00CA6DD0"/>
    <w:rsid w:val="00CA7C97"/>
    <w:rsid w:val="00CB09A6"/>
    <w:rsid w:val="00CB0A73"/>
    <w:rsid w:val="00CB1227"/>
    <w:rsid w:val="00CB15C2"/>
    <w:rsid w:val="00CB205A"/>
    <w:rsid w:val="00CB253B"/>
    <w:rsid w:val="00CB2871"/>
    <w:rsid w:val="00CB2D2E"/>
    <w:rsid w:val="00CB2FEA"/>
    <w:rsid w:val="00CB315F"/>
    <w:rsid w:val="00CB45AE"/>
    <w:rsid w:val="00CB45D0"/>
    <w:rsid w:val="00CB4949"/>
    <w:rsid w:val="00CB4B3B"/>
    <w:rsid w:val="00CB5430"/>
    <w:rsid w:val="00CB58B9"/>
    <w:rsid w:val="00CB615B"/>
    <w:rsid w:val="00CB689A"/>
    <w:rsid w:val="00CB6C8F"/>
    <w:rsid w:val="00CB6E8F"/>
    <w:rsid w:val="00CB76AA"/>
    <w:rsid w:val="00CB7885"/>
    <w:rsid w:val="00CB78FB"/>
    <w:rsid w:val="00CC000E"/>
    <w:rsid w:val="00CC0E3F"/>
    <w:rsid w:val="00CC1AEC"/>
    <w:rsid w:val="00CC2D5D"/>
    <w:rsid w:val="00CC30B3"/>
    <w:rsid w:val="00CC311A"/>
    <w:rsid w:val="00CC383F"/>
    <w:rsid w:val="00CC39C4"/>
    <w:rsid w:val="00CC3DB9"/>
    <w:rsid w:val="00CC4293"/>
    <w:rsid w:val="00CC453C"/>
    <w:rsid w:val="00CC4F80"/>
    <w:rsid w:val="00CC4FEB"/>
    <w:rsid w:val="00CC54CE"/>
    <w:rsid w:val="00CC56DD"/>
    <w:rsid w:val="00CC5835"/>
    <w:rsid w:val="00CC7A2E"/>
    <w:rsid w:val="00CC7BCD"/>
    <w:rsid w:val="00CD04CF"/>
    <w:rsid w:val="00CD066E"/>
    <w:rsid w:val="00CD068C"/>
    <w:rsid w:val="00CD079A"/>
    <w:rsid w:val="00CD12E2"/>
    <w:rsid w:val="00CD25FC"/>
    <w:rsid w:val="00CD27A9"/>
    <w:rsid w:val="00CD331E"/>
    <w:rsid w:val="00CD3564"/>
    <w:rsid w:val="00CD3747"/>
    <w:rsid w:val="00CD38D2"/>
    <w:rsid w:val="00CD3A25"/>
    <w:rsid w:val="00CD3B66"/>
    <w:rsid w:val="00CD50E7"/>
    <w:rsid w:val="00CD6976"/>
    <w:rsid w:val="00CD6B56"/>
    <w:rsid w:val="00CD6E4A"/>
    <w:rsid w:val="00CD7D80"/>
    <w:rsid w:val="00CE0076"/>
    <w:rsid w:val="00CE022E"/>
    <w:rsid w:val="00CE0B87"/>
    <w:rsid w:val="00CE0C97"/>
    <w:rsid w:val="00CE107D"/>
    <w:rsid w:val="00CE11F0"/>
    <w:rsid w:val="00CE1F2D"/>
    <w:rsid w:val="00CE26D1"/>
    <w:rsid w:val="00CE2A73"/>
    <w:rsid w:val="00CE3051"/>
    <w:rsid w:val="00CE446F"/>
    <w:rsid w:val="00CE5243"/>
    <w:rsid w:val="00CE5443"/>
    <w:rsid w:val="00CE5834"/>
    <w:rsid w:val="00CE5E97"/>
    <w:rsid w:val="00CE63B2"/>
    <w:rsid w:val="00CE6C8E"/>
    <w:rsid w:val="00CE7C1F"/>
    <w:rsid w:val="00CE7DC3"/>
    <w:rsid w:val="00CE7F85"/>
    <w:rsid w:val="00CF060E"/>
    <w:rsid w:val="00CF09FB"/>
    <w:rsid w:val="00CF0FE9"/>
    <w:rsid w:val="00CF24D0"/>
    <w:rsid w:val="00CF29EC"/>
    <w:rsid w:val="00CF327A"/>
    <w:rsid w:val="00CF39A7"/>
    <w:rsid w:val="00CF5466"/>
    <w:rsid w:val="00CF577E"/>
    <w:rsid w:val="00CF5EE1"/>
    <w:rsid w:val="00CF6A11"/>
    <w:rsid w:val="00CF6BAA"/>
    <w:rsid w:val="00CF7122"/>
    <w:rsid w:val="00CF77C4"/>
    <w:rsid w:val="00CF7A93"/>
    <w:rsid w:val="00D00544"/>
    <w:rsid w:val="00D0204A"/>
    <w:rsid w:val="00D023E1"/>
    <w:rsid w:val="00D027CA"/>
    <w:rsid w:val="00D02FBD"/>
    <w:rsid w:val="00D039AC"/>
    <w:rsid w:val="00D03F4E"/>
    <w:rsid w:val="00D055A7"/>
    <w:rsid w:val="00D056F9"/>
    <w:rsid w:val="00D0671E"/>
    <w:rsid w:val="00D06877"/>
    <w:rsid w:val="00D06BC4"/>
    <w:rsid w:val="00D07768"/>
    <w:rsid w:val="00D07A68"/>
    <w:rsid w:val="00D07C29"/>
    <w:rsid w:val="00D07CDC"/>
    <w:rsid w:val="00D07D86"/>
    <w:rsid w:val="00D10A7B"/>
    <w:rsid w:val="00D10D70"/>
    <w:rsid w:val="00D10DA1"/>
    <w:rsid w:val="00D10FFE"/>
    <w:rsid w:val="00D110B7"/>
    <w:rsid w:val="00D11435"/>
    <w:rsid w:val="00D11AE2"/>
    <w:rsid w:val="00D138EE"/>
    <w:rsid w:val="00D13CF7"/>
    <w:rsid w:val="00D13FEF"/>
    <w:rsid w:val="00D15693"/>
    <w:rsid w:val="00D15B5B"/>
    <w:rsid w:val="00D15E8A"/>
    <w:rsid w:val="00D16598"/>
    <w:rsid w:val="00D16884"/>
    <w:rsid w:val="00D16AA0"/>
    <w:rsid w:val="00D1717F"/>
    <w:rsid w:val="00D171F2"/>
    <w:rsid w:val="00D17679"/>
    <w:rsid w:val="00D17CB6"/>
    <w:rsid w:val="00D17DB6"/>
    <w:rsid w:val="00D17E5D"/>
    <w:rsid w:val="00D20206"/>
    <w:rsid w:val="00D2095D"/>
    <w:rsid w:val="00D20CDD"/>
    <w:rsid w:val="00D20D7E"/>
    <w:rsid w:val="00D211C1"/>
    <w:rsid w:val="00D21221"/>
    <w:rsid w:val="00D21780"/>
    <w:rsid w:val="00D21F8C"/>
    <w:rsid w:val="00D220AC"/>
    <w:rsid w:val="00D22358"/>
    <w:rsid w:val="00D23178"/>
    <w:rsid w:val="00D233D7"/>
    <w:rsid w:val="00D23C1A"/>
    <w:rsid w:val="00D24175"/>
    <w:rsid w:val="00D2464B"/>
    <w:rsid w:val="00D24AEC"/>
    <w:rsid w:val="00D25B88"/>
    <w:rsid w:val="00D260E8"/>
    <w:rsid w:val="00D2646F"/>
    <w:rsid w:val="00D26C2C"/>
    <w:rsid w:val="00D26EF8"/>
    <w:rsid w:val="00D27312"/>
    <w:rsid w:val="00D279A9"/>
    <w:rsid w:val="00D27D5F"/>
    <w:rsid w:val="00D302D2"/>
    <w:rsid w:val="00D3054C"/>
    <w:rsid w:val="00D30626"/>
    <w:rsid w:val="00D3069E"/>
    <w:rsid w:val="00D30CBA"/>
    <w:rsid w:val="00D30F5D"/>
    <w:rsid w:val="00D317D6"/>
    <w:rsid w:val="00D31B70"/>
    <w:rsid w:val="00D31DA0"/>
    <w:rsid w:val="00D327AE"/>
    <w:rsid w:val="00D328D7"/>
    <w:rsid w:val="00D32AF8"/>
    <w:rsid w:val="00D32C4C"/>
    <w:rsid w:val="00D33395"/>
    <w:rsid w:val="00D33406"/>
    <w:rsid w:val="00D33551"/>
    <w:rsid w:val="00D33E7A"/>
    <w:rsid w:val="00D33F43"/>
    <w:rsid w:val="00D34474"/>
    <w:rsid w:val="00D34A4E"/>
    <w:rsid w:val="00D34F94"/>
    <w:rsid w:val="00D35430"/>
    <w:rsid w:val="00D35459"/>
    <w:rsid w:val="00D35B94"/>
    <w:rsid w:val="00D35EE6"/>
    <w:rsid w:val="00D36498"/>
    <w:rsid w:val="00D36ACF"/>
    <w:rsid w:val="00D37057"/>
    <w:rsid w:val="00D40570"/>
    <w:rsid w:val="00D40D03"/>
    <w:rsid w:val="00D40DEC"/>
    <w:rsid w:val="00D40E8E"/>
    <w:rsid w:val="00D41C3B"/>
    <w:rsid w:val="00D41D99"/>
    <w:rsid w:val="00D42550"/>
    <w:rsid w:val="00D42C46"/>
    <w:rsid w:val="00D43473"/>
    <w:rsid w:val="00D43C48"/>
    <w:rsid w:val="00D44288"/>
    <w:rsid w:val="00D44374"/>
    <w:rsid w:val="00D44FEC"/>
    <w:rsid w:val="00D454CE"/>
    <w:rsid w:val="00D45A25"/>
    <w:rsid w:val="00D46495"/>
    <w:rsid w:val="00D47062"/>
    <w:rsid w:val="00D478BA"/>
    <w:rsid w:val="00D47A6B"/>
    <w:rsid w:val="00D50018"/>
    <w:rsid w:val="00D50611"/>
    <w:rsid w:val="00D508E5"/>
    <w:rsid w:val="00D523A9"/>
    <w:rsid w:val="00D530C7"/>
    <w:rsid w:val="00D531CE"/>
    <w:rsid w:val="00D538FE"/>
    <w:rsid w:val="00D53B6E"/>
    <w:rsid w:val="00D54156"/>
    <w:rsid w:val="00D5578F"/>
    <w:rsid w:val="00D55ECE"/>
    <w:rsid w:val="00D57023"/>
    <w:rsid w:val="00D57FE6"/>
    <w:rsid w:val="00D6006A"/>
    <w:rsid w:val="00D60142"/>
    <w:rsid w:val="00D60731"/>
    <w:rsid w:val="00D60C0C"/>
    <w:rsid w:val="00D61CA3"/>
    <w:rsid w:val="00D61EFF"/>
    <w:rsid w:val="00D61F43"/>
    <w:rsid w:val="00D62181"/>
    <w:rsid w:val="00D6236B"/>
    <w:rsid w:val="00D62885"/>
    <w:rsid w:val="00D6312A"/>
    <w:rsid w:val="00D63265"/>
    <w:rsid w:val="00D6378E"/>
    <w:rsid w:val="00D63AE3"/>
    <w:rsid w:val="00D63C67"/>
    <w:rsid w:val="00D63D23"/>
    <w:rsid w:val="00D64D32"/>
    <w:rsid w:val="00D64D61"/>
    <w:rsid w:val="00D655D7"/>
    <w:rsid w:val="00D65746"/>
    <w:rsid w:val="00D65B2A"/>
    <w:rsid w:val="00D65C38"/>
    <w:rsid w:val="00D66031"/>
    <w:rsid w:val="00D667A4"/>
    <w:rsid w:val="00D66E9E"/>
    <w:rsid w:val="00D66F10"/>
    <w:rsid w:val="00D676EC"/>
    <w:rsid w:val="00D67C9B"/>
    <w:rsid w:val="00D70254"/>
    <w:rsid w:val="00D7095F"/>
    <w:rsid w:val="00D70A15"/>
    <w:rsid w:val="00D710F8"/>
    <w:rsid w:val="00D71D99"/>
    <w:rsid w:val="00D72A67"/>
    <w:rsid w:val="00D73327"/>
    <w:rsid w:val="00D73908"/>
    <w:rsid w:val="00D739BB"/>
    <w:rsid w:val="00D73BAE"/>
    <w:rsid w:val="00D74344"/>
    <w:rsid w:val="00D74368"/>
    <w:rsid w:val="00D7518A"/>
    <w:rsid w:val="00D757D6"/>
    <w:rsid w:val="00D75CF6"/>
    <w:rsid w:val="00D7641C"/>
    <w:rsid w:val="00D76439"/>
    <w:rsid w:val="00D77102"/>
    <w:rsid w:val="00D77BDB"/>
    <w:rsid w:val="00D77D69"/>
    <w:rsid w:val="00D80A09"/>
    <w:rsid w:val="00D81717"/>
    <w:rsid w:val="00D82155"/>
    <w:rsid w:val="00D82742"/>
    <w:rsid w:val="00D83709"/>
    <w:rsid w:val="00D838D5"/>
    <w:rsid w:val="00D8394F"/>
    <w:rsid w:val="00D83B97"/>
    <w:rsid w:val="00D83C9E"/>
    <w:rsid w:val="00D842A8"/>
    <w:rsid w:val="00D84313"/>
    <w:rsid w:val="00D854DC"/>
    <w:rsid w:val="00D85825"/>
    <w:rsid w:val="00D85A33"/>
    <w:rsid w:val="00D8790E"/>
    <w:rsid w:val="00D905DA"/>
    <w:rsid w:val="00D906D4"/>
    <w:rsid w:val="00D90888"/>
    <w:rsid w:val="00D94E82"/>
    <w:rsid w:val="00D94F24"/>
    <w:rsid w:val="00D95566"/>
    <w:rsid w:val="00D961E4"/>
    <w:rsid w:val="00DA0229"/>
    <w:rsid w:val="00DA03E1"/>
    <w:rsid w:val="00DA1699"/>
    <w:rsid w:val="00DA3070"/>
    <w:rsid w:val="00DA3788"/>
    <w:rsid w:val="00DA4DED"/>
    <w:rsid w:val="00DA4F5E"/>
    <w:rsid w:val="00DA4FA2"/>
    <w:rsid w:val="00DA5A6D"/>
    <w:rsid w:val="00DA68C3"/>
    <w:rsid w:val="00DA693D"/>
    <w:rsid w:val="00DA6B68"/>
    <w:rsid w:val="00DA6FE4"/>
    <w:rsid w:val="00DA70B5"/>
    <w:rsid w:val="00DA79A3"/>
    <w:rsid w:val="00DA7F56"/>
    <w:rsid w:val="00DB0BF0"/>
    <w:rsid w:val="00DB1F73"/>
    <w:rsid w:val="00DB207C"/>
    <w:rsid w:val="00DB2483"/>
    <w:rsid w:val="00DB2BF3"/>
    <w:rsid w:val="00DB33FB"/>
    <w:rsid w:val="00DB371B"/>
    <w:rsid w:val="00DB428A"/>
    <w:rsid w:val="00DB52B5"/>
    <w:rsid w:val="00DB55A3"/>
    <w:rsid w:val="00DB5874"/>
    <w:rsid w:val="00DB5F07"/>
    <w:rsid w:val="00DB6169"/>
    <w:rsid w:val="00DB64A5"/>
    <w:rsid w:val="00DB67B7"/>
    <w:rsid w:val="00DC0E1C"/>
    <w:rsid w:val="00DC1F15"/>
    <w:rsid w:val="00DC23B3"/>
    <w:rsid w:val="00DC2537"/>
    <w:rsid w:val="00DC2698"/>
    <w:rsid w:val="00DC2B35"/>
    <w:rsid w:val="00DC2D44"/>
    <w:rsid w:val="00DC3876"/>
    <w:rsid w:val="00DC3D27"/>
    <w:rsid w:val="00DC41D8"/>
    <w:rsid w:val="00DC44CE"/>
    <w:rsid w:val="00DC497A"/>
    <w:rsid w:val="00DC72CD"/>
    <w:rsid w:val="00DC75DC"/>
    <w:rsid w:val="00DC7B71"/>
    <w:rsid w:val="00DC7B9F"/>
    <w:rsid w:val="00DC7C87"/>
    <w:rsid w:val="00DD010D"/>
    <w:rsid w:val="00DD03A6"/>
    <w:rsid w:val="00DD03C8"/>
    <w:rsid w:val="00DD131B"/>
    <w:rsid w:val="00DD1339"/>
    <w:rsid w:val="00DD165F"/>
    <w:rsid w:val="00DD1C96"/>
    <w:rsid w:val="00DD21D1"/>
    <w:rsid w:val="00DD23F1"/>
    <w:rsid w:val="00DD271D"/>
    <w:rsid w:val="00DD36E5"/>
    <w:rsid w:val="00DD4478"/>
    <w:rsid w:val="00DD4DC6"/>
    <w:rsid w:val="00DD5415"/>
    <w:rsid w:val="00DD762E"/>
    <w:rsid w:val="00DE09A3"/>
    <w:rsid w:val="00DE0FDE"/>
    <w:rsid w:val="00DE154F"/>
    <w:rsid w:val="00DE1ACB"/>
    <w:rsid w:val="00DE254C"/>
    <w:rsid w:val="00DE2CC4"/>
    <w:rsid w:val="00DE3B92"/>
    <w:rsid w:val="00DE4095"/>
    <w:rsid w:val="00DE42BF"/>
    <w:rsid w:val="00DE4364"/>
    <w:rsid w:val="00DE4B42"/>
    <w:rsid w:val="00DE562A"/>
    <w:rsid w:val="00DE5BB9"/>
    <w:rsid w:val="00DE5F8F"/>
    <w:rsid w:val="00DE6139"/>
    <w:rsid w:val="00DF0A1A"/>
    <w:rsid w:val="00DF0C46"/>
    <w:rsid w:val="00DF21C7"/>
    <w:rsid w:val="00DF241C"/>
    <w:rsid w:val="00DF2C77"/>
    <w:rsid w:val="00DF3579"/>
    <w:rsid w:val="00DF3613"/>
    <w:rsid w:val="00DF3C68"/>
    <w:rsid w:val="00DF4375"/>
    <w:rsid w:val="00DF4FCB"/>
    <w:rsid w:val="00DF56C6"/>
    <w:rsid w:val="00DF5B92"/>
    <w:rsid w:val="00DF5FBD"/>
    <w:rsid w:val="00DF60CC"/>
    <w:rsid w:val="00DF6207"/>
    <w:rsid w:val="00DF6AE6"/>
    <w:rsid w:val="00DF6C45"/>
    <w:rsid w:val="00DF6E7C"/>
    <w:rsid w:val="00DF76C1"/>
    <w:rsid w:val="00DF771F"/>
    <w:rsid w:val="00DF7951"/>
    <w:rsid w:val="00DF7A6E"/>
    <w:rsid w:val="00E003DB"/>
    <w:rsid w:val="00E03B09"/>
    <w:rsid w:val="00E04BE0"/>
    <w:rsid w:val="00E0552A"/>
    <w:rsid w:val="00E06050"/>
    <w:rsid w:val="00E0653F"/>
    <w:rsid w:val="00E06CE6"/>
    <w:rsid w:val="00E07C14"/>
    <w:rsid w:val="00E10314"/>
    <w:rsid w:val="00E10353"/>
    <w:rsid w:val="00E1057D"/>
    <w:rsid w:val="00E10A9D"/>
    <w:rsid w:val="00E12265"/>
    <w:rsid w:val="00E12287"/>
    <w:rsid w:val="00E131AD"/>
    <w:rsid w:val="00E13B01"/>
    <w:rsid w:val="00E13D47"/>
    <w:rsid w:val="00E14D4E"/>
    <w:rsid w:val="00E14D9C"/>
    <w:rsid w:val="00E1534E"/>
    <w:rsid w:val="00E1593B"/>
    <w:rsid w:val="00E1626A"/>
    <w:rsid w:val="00E16757"/>
    <w:rsid w:val="00E168E4"/>
    <w:rsid w:val="00E16BD8"/>
    <w:rsid w:val="00E16C60"/>
    <w:rsid w:val="00E16D96"/>
    <w:rsid w:val="00E1700A"/>
    <w:rsid w:val="00E17A23"/>
    <w:rsid w:val="00E17CB6"/>
    <w:rsid w:val="00E20309"/>
    <w:rsid w:val="00E207AF"/>
    <w:rsid w:val="00E20988"/>
    <w:rsid w:val="00E20D2A"/>
    <w:rsid w:val="00E20E88"/>
    <w:rsid w:val="00E22338"/>
    <w:rsid w:val="00E22B29"/>
    <w:rsid w:val="00E22F5E"/>
    <w:rsid w:val="00E23845"/>
    <w:rsid w:val="00E23948"/>
    <w:rsid w:val="00E244A2"/>
    <w:rsid w:val="00E24D43"/>
    <w:rsid w:val="00E258CA"/>
    <w:rsid w:val="00E25C62"/>
    <w:rsid w:val="00E25CB3"/>
    <w:rsid w:val="00E268F0"/>
    <w:rsid w:val="00E26D94"/>
    <w:rsid w:val="00E27B62"/>
    <w:rsid w:val="00E27BA4"/>
    <w:rsid w:val="00E302A7"/>
    <w:rsid w:val="00E306E0"/>
    <w:rsid w:val="00E31094"/>
    <w:rsid w:val="00E3120D"/>
    <w:rsid w:val="00E316A3"/>
    <w:rsid w:val="00E31AD6"/>
    <w:rsid w:val="00E31F04"/>
    <w:rsid w:val="00E320E4"/>
    <w:rsid w:val="00E32311"/>
    <w:rsid w:val="00E32349"/>
    <w:rsid w:val="00E328CA"/>
    <w:rsid w:val="00E32920"/>
    <w:rsid w:val="00E32C71"/>
    <w:rsid w:val="00E33101"/>
    <w:rsid w:val="00E340DD"/>
    <w:rsid w:val="00E34288"/>
    <w:rsid w:val="00E345DD"/>
    <w:rsid w:val="00E347AE"/>
    <w:rsid w:val="00E34A66"/>
    <w:rsid w:val="00E3542A"/>
    <w:rsid w:val="00E35BAE"/>
    <w:rsid w:val="00E36E57"/>
    <w:rsid w:val="00E37280"/>
    <w:rsid w:val="00E37C61"/>
    <w:rsid w:val="00E401D0"/>
    <w:rsid w:val="00E402F6"/>
    <w:rsid w:val="00E40545"/>
    <w:rsid w:val="00E41651"/>
    <w:rsid w:val="00E41E64"/>
    <w:rsid w:val="00E42122"/>
    <w:rsid w:val="00E4279E"/>
    <w:rsid w:val="00E42B95"/>
    <w:rsid w:val="00E43544"/>
    <w:rsid w:val="00E437B6"/>
    <w:rsid w:val="00E44B9B"/>
    <w:rsid w:val="00E45CAF"/>
    <w:rsid w:val="00E461A7"/>
    <w:rsid w:val="00E463AC"/>
    <w:rsid w:val="00E4654D"/>
    <w:rsid w:val="00E46CB3"/>
    <w:rsid w:val="00E4779F"/>
    <w:rsid w:val="00E47AC6"/>
    <w:rsid w:val="00E502E5"/>
    <w:rsid w:val="00E50370"/>
    <w:rsid w:val="00E50500"/>
    <w:rsid w:val="00E50562"/>
    <w:rsid w:val="00E50605"/>
    <w:rsid w:val="00E51857"/>
    <w:rsid w:val="00E52074"/>
    <w:rsid w:val="00E524E7"/>
    <w:rsid w:val="00E52638"/>
    <w:rsid w:val="00E52773"/>
    <w:rsid w:val="00E53324"/>
    <w:rsid w:val="00E53E72"/>
    <w:rsid w:val="00E54C2D"/>
    <w:rsid w:val="00E554CE"/>
    <w:rsid w:val="00E55637"/>
    <w:rsid w:val="00E55646"/>
    <w:rsid w:val="00E557FA"/>
    <w:rsid w:val="00E55FA6"/>
    <w:rsid w:val="00E56D4E"/>
    <w:rsid w:val="00E56D98"/>
    <w:rsid w:val="00E56DB9"/>
    <w:rsid w:val="00E570C1"/>
    <w:rsid w:val="00E5756D"/>
    <w:rsid w:val="00E57632"/>
    <w:rsid w:val="00E60070"/>
    <w:rsid w:val="00E606B1"/>
    <w:rsid w:val="00E610DA"/>
    <w:rsid w:val="00E611A0"/>
    <w:rsid w:val="00E613A6"/>
    <w:rsid w:val="00E61B79"/>
    <w:rsid w:val="00E61ECC"/>
    <w:rsid w:val="00E6222F"/>
    <w:rsid w:val="00E62827"/>
    <w:rsid w:val="00E62CE8"/>
    <w:rsid w:val="00E62E08"/>
    <w:rsid w:val="00E63167"/>
    <w:rsid w:val="00E63435"/>
    <w:rsid w:val="00E634BD"/>
    <w:rsid w:val="00E639AF"/>
    <w:rsid w:val="00E6406A"/>
    <w:rsid w:val="00E6537E"/>
    <w:rsid w:val="00E65838"/>
    <w:rsid w:val="00E65A87"/>
    <w:rsid w:val="00E6629C"/>
    <w:rsid w:val="00E6656E"/>
    <w:rsid w:val="00E665F3"/>
    <w:rsid w:val="00E66741"/>
    <w:rsid w:val="00E66B66"/>
    <w:rsid w:val="00E67E29"/>
    <w:rsid w:val="00E707EF"/>
    <w:rsid w:val="00E70A32"/>
    <w:rsid w:val="00E70D99"/>
    <w:rsid w:val="00E70F3C"/>
    <w:rsid w:val="00E719E7"/>
    <w:rsid w:val="00E73298"/>
    <w:rsid w:val="00E7361B"/>
    <w:rsid w:val="00E73A52"/>
    <w:rsid w:val="00E73FC5"/>
    <w:rsid w:val="00E747A6"/>
    <w:rsid w:val="00E74F21"/>
    <w:rsid w:val="00E75ACD"/>
    <w:rsid w:val="00E76970"/>
    <w:rsid w:val="00E76E1A"/>
    <w:rsid w:val="00E770A7"/>
    <w:rsid w:val="00E7717E"/>
    <w:rsid w:val="00E803B4"/>
    <w:rsid w:val="00E80DAA"/>
    <w:rsid w:val="00E80E41"/>
    <w:rsid w:val="00E81396"/>
    <w:rsid w:val="00E82704"/>
    <w:rsid w:val="00E82DAF"/>
    <w:rsid w:val="00E82F37"/>
    <w:rsid w:val="00E841E2"/>
    <w:rsid w:val="00E84BBD"/>
    <w:rsid w:val="00E85BBB"/>
    <w:rsid w:val="00E85F83"/>
    <w:rsid w:val="00E86042"/>
    <w:rsid w:val="00E864E2"/>
    <w:rsid w:val="00E86BC7"/>
    <w:rsid w:val="00E87053"/>
    <w:rsid w:val="00E876A8"/>
    <w:rsid w:val="00E87B7D"/>
    <w:rsid w:val="00E87D6A"/>
    <w:rsid w:val="00E8AFD6"/>
    <w:rsid w:val="00E902EC"/>
    <w:rsid w:val="00E90686"/>
    <w:rsid w:val="00E90853"/>
    <w:rsid w:val="00E92378"/>
    <w:rsid w:val="00E92414"/>
    <w:rsid w:val="00E939F5"/>
    <w:rsid w:val="00E949E9"/>
    <w:rsid w:val="00E95089"/>
    <w:rsid w:val="00E951E4"/>
    <w:rsid w:val="00E953C0"/>
    <w:rsid w:val="00E96DBA"/>
    <w:rsid w:val="00E972E3"/>
    <w:rsid w:val="00E97A69"/>
    <w:rsid w:val="00E97B46"/>
    <w:rsid w:val="00EA0243"/>
    <w:rsid w:val="00EA1352"/>
    <w:rsid w:val="00EA1CE7"/>
    <w:rsid w:val="00EA2A96"/>
    <w:rsid w:val="00EA2C9B"/>
    <w:rsid w:val="00EA2CE8"/>
    <w:rsid w:val="00EA4230"/>
    <w:rsid w:val="00EA499A"/>
    <w:rsid w:val="00EA508F"/>
    <w:rsid w:val="00EA532A"/>
    <w:rsid w:val="00EA58A9"/>
    <w:rsid w:val="00EA5C43"/>
    <w:rsid w:val="00EA6C6D"/>
    <w:rsid w:val="00EB0622"/>
    <w:rsid w:val="00EB074E"/>
    <w:rsid w:val="00EB11AC"/>
    <w:rsid w:val="00EB1F18"/>
    <w:rsid w:val="00EB2BC1"/>
    <w:rsid w:val="00EB3121"/>
    <w:rsid w:val="00EB32C0"/>
    <w:rsid w:val="00EB3520"/>
    <w:rsid w:val="00EB3AC6"/>
    <w:rsid w:val="00EB3AD8"/>
    <w:rsid w:val="00EB3BDC"/>
    <w:rsid w:val="00EB501D"/>
    <w:rsid w:val="00EB5168"/>
    <w:rsid w:val="00EB579F"/>
    <w:rsid w:val="00EB5992"/>
    <w:rsid w:val="00EB682C"/>
    <w:rsid w:val="00EB69E4"/>
    <w:rsid w:val="00EB7A09"/>
    <w:rsid w:val="00EC0A37"/>
    <w:rsid w:val="00EC1571"/>
    <w:rsid w:val="00EC166C"/>
    <w:rsid w:val="00EC18A5"/>
    <w:rsid w:val="00EC1D57"/>
    <w:rsid w:val="00EC2A36"/>
    <w:rsid w:val="00EC2B00"/>
    <w:rsid w:val="00EC2C7D"/>
    <w:rsid w:val="00EC2EF9"/>
    <w:rsid w:val="00EC3092"/>
    <w:rsid w:val="00EC32B9"/>
    <w:rsid w:val="00EC444D"/>
    <w:rsid w:val="00EC468E"/>
    <w:rsid w:val="00EC4924"/>
    <w:rsid w:val="00EC4AC0"/>
    <w:rsid w:val="00EC55D6"/>
    <w:rsid w:val="00EC59E3"/>
    <w:rsid w:val="00EC5DA4"/>
    <w:rsid w:val="00EC61B4"/>
    <w:rsid w:val="00EC6B8B"/>
    <w:rsid w:val="00EC72BD"/>
    <w:rsid w:val="00EC74CF"/>
    <w:rsid w:val="00EC753E"/>
    <w:rsid w:val="00ED05CA"/>
    <w:rsid w:val="00ED0740"/>
    <w:rsid w:val="00ED0B03"/>
    <w:rsid w:val="00ED118A"/>
    <w:rsid w:val="00ED1515"/>
    <w:rsid w:val="00ED1BF9"/>
    <w:rsid w:val="00ED34DF"/>
    <w:rsid w:val="00ED3C0D"/>
    <w:rsid w:val="00ED4676"/>
    <w:rsid w:val="00ED48C0"/>
    <w:rsid w:val="00ED4BC4"/>
    <w:rsid w:val="00ED4C59"/>
    <w:rsid w:val="00ED4D98"/>
    <w:rsid w:val="00ED5DF6"/>
    <w:rsid w:val="00ED6F27"/>
    <w:rsid w:val="00ED755D"/>
    <w:rsid w:val="00ED7BD9"/>
    <w:rsid w:val="00ED7C34"/>
    <w:rsid w:val="00ED7C44"/>
    <w:rsid w:val="00ED7FE4"/>
    <w:rsid w:val="00EE0782"/>
    <w:rsid w:val="00EE19A8"/>
    <w:rsid w:val="00EE25A1"/>
    <w:rsid w:val="00EE26A1"/>
    <w:rsid w:val="00EE2708"/>
    <w:rsid w:val="00EE297B"/>
    <w:rsid w:val="00EE3307"/>
    <w:rsid w:val="00EE342E"/>
    <w:rsid w:val="00EE3AED"/>
    <w:rsid w:val="00EE5CB5"/>
    <w:rsid w:val="00EE6D8A"/>
    <w:rsid w:val="00EE753F"/>
    <w:rsid w:val="00EE78E0"/>
    <w:rsid w:val="00EE7F39"/>
    <w:rsid w:val="00EF00B8"/>
    <w:rsid w:val="00EF0403"/>
    <w:rsid w:val="00EF0F63"/>
    <w:rsid w:val="00EF19AD"/>
    <w:rsid w:val="00EF1C04"/>
    <w:rsid w:val="00EF24F4"/>
    <w:rsid w:val="00EF2699"/>
    <w:rsid w:val="00EF276C"/>
    <w:rsid w:val="00EF27FD"/>
    <w:rsid w:val="00EF2C31"/>
    <w:rsid w:val="00EF4086"/>
    <w:rsid w:val="00EF45A3"/>
    <w:rsid w:val="00EF45AF"/>
    <w:rsid w:val="00EF57DA"/>
    <w:rsid w:val="00EF5BF9"/>
    <w:rsid w:val="00EF5C4B"/>
    <w:rsid w:val="00EF61C8"/>
    <w:rsid w:val="00EF649A"/>
    <w:rsid w:val="00EF692B"/>
    <w:rsid w:val="00EF6CD9"/>
    <w:rsid w:val="00EF700A"/>
    <w:rsid w:val="00EF7554"/>
    <w:rsid w:val="00EF76D8"/>
    <w:rsid w:val="00EF786F"/>
    <w:rsid w:val="00EF7B44"/>
    <w:rsid w:val="00F00E96"/>
    <w:rsid w:val="00F00F95"/>
    <w:rsid w:val="00F0111D"/>
    <w:rsid w:val="00F01836"/>
    <w:rsid w:val="00F02DAA"/>
    <w:rsid w:val="00F03E18"/>
    <w:rsid w:val="00F047E5"/>
    <w:rsid w:val="00F048B4"/>
    <w:rsid w:val="00F05992"/>
    <w:rsid w:val="00F05B13"/>
    <w:rsid w:val="00F06C73"/>
    <w:rsid w:val="00F07454"/>
    <w:rsid w:val="00F102F0"/>
    <w:rsid w:val="00F11030"/>
    <w:rsid w:val="00F11B14"/>
    <w:rsid w:val="00F123BF"/>
    <w:rsid w:val="00F125AB"/>
    <w:rsid w:val="00F12BF7"/>
    <w:rsid w:val="00F1314A"/>
    <w:rsid w:val="00F13924"/>
    <w:rsid w:val="00F13945"/>
    <w:rsid w:val="00F13F55"/>
    <w:rsid w:val="00F142DF"/>
    <w:rsid w:val="00F14308"/>
    <w:rsid w:val="00F14772"/>
    <w:rsid w:val="00F156A2"/>
    <w:rsid w:val="00F1598C"/>
    <w:rsid w:val="00F15B4E"/>
    <w:rsid w:val="00F15D20"/>
    <w:rsid w:val="00F16301"/>
    <w:rsid w:val="00F17277"/>
    <w:rsid w:val="00F175C0"/>
    <w:rsid w:val="00F17B7E"/>
    <w:rsid w:val="00F17CF0"/>
    <w:rsid w:val="00F20B85"/>
    <w:rsid w:val="00F20D79"/>
    <w:rsid w:val="00F20FE5"/>
    <w:rsid w:val="00F212EE"/>
    <w:rsid w:val="00F223B7"/>
    <w:rsid w:val="00F22BD8"/>
    <w:rsid w:val="00F22F58"/>
    <w:rsid w:val="00F24B25"/>
    <w:rsid w:val="00F24D93"/>
    <w:rsid w:val="00F25385"/>
    <w:rsid w:val="00F2547E"/>
    <w:rsid w:val="00F25836"/>
    <w:rsid w:val="00F25B36"/>
    <w:rsid w:val="00F25D4D"/>
    <w:rsid w:val="00F27C0C"/>
    <w:rsid w:val="00F30301"/>
    <w:rsid w:val="00F3078A"/>
    <w:rsid w:val="00F30942"/>
    <w:rsid w:val="00F309B4"/>
    <w:rsid w:val="00F30F32"/>
    <w:rsid w:val="00F3112E"/>
    <w:rsid w:val="00F317FD"/>
    <w:rsid w:val="00F31EC9"/>
    <w:rsid w:val="00F31F43"/>
    <w:rsid w:val="00F3247B"/>
    <w:rsid w:val="00F3253B"/>
    <w:rsid w:val="00F32D2A"/>
    <w:rsid w:val="00F3351B"/>
    <w:rsid w:val="00F3360C"/>
    <w:rsid w:val="00F3391E"/>
    <w:rsid w:val="00F33BE1"/>
    <w:rsid w:val="00F34AF9"/>
    <w:rsid w:val="00F34B68"/>
    <w:rsid w:val="00F34D79"/>
    <w:rsid w:val="00F34FD0"/>
    <w:rsid w:val="00F35445"/>
    <w:rsid w:val="00F355B6"/>
    <w:rsid w:val="00F35825"/>
    <w:rsid w:val="00F3600B"/>
    <w:rsid w:val="00F36143"/>
    <w:rsid w:val="00F3633C"/>
    <w:rsid w:val="00F3679F"/>
    <w:rsid w:val="00F36E3A"/>
    <w:rsid w:val="00F3784F"/>
    <w:rsid w:val="00F40B3F"/>
    <w:rsid w:val="00F40E79"/>
    <w:rsid w:val="00F413C2"/>
    <w:rsid w:val="00F42360"/>
    <w:rsid w:val="00F425AD"/>
    <w:rsid w:val="00F42E1F"/>
    <w:rsid w:val="00F42E90"/>
    <w:rsid w:val="00F440D3"/>
    <w:rsid w:val="00F4420A"/>
    <w:rsid w:val="00F44C13"/>
    <w:rsid w:val="00F450BA"/>
    <w:rsid w:val="00F46310"/>
    <w:rsid w:val="00F46371"/>
    <w:rsid w:val="00F46508"/>
    <w:rsid w:val="00F46789"/>
    <w:rsid w:val="00F469F0"/>
    <w:rsid w:val="00F473A8"/>
    <w:rsid w:val="00F4752B"/>
    <w:rsid w:val="00F478FC"/>
    <w:rsid w:val="00F47FF5"/>
    <w:rsid w:val="00F501B5"/>
    <w:rsid w:val="00F502F6"/>
    <w:rsid w:val="00F50AC0"/>
    <w:rsid w:val="00F51726"/>
    <w:rsid w:val="00F519EF"/>
    <w:rsid w:val="00F51D1A"/>
    <w:rsid w:val="00F527F6"/>
    <w:rsid w:val="00F5305E"/>
    <w:rsid w:val="00F534C6"/>
    <w:rsid w:val="00F53DCA"/>
    <w:rsid w:val="00F545B6"/>
    <w:rsid w:val="00F55757"/>
    <w:rsid w:val="00F5593B"/>
    <w:rsid w:val="00F55F9E"/>
    <w:rsid w:val="00F56527"/>
    <w:rsid w:val="00F56534"/>
    <w:rsid w:val="00F568FD"/>
    <w:rsid w:val="00F56900"/>
    <w:rsid w:val="00F56953"/>
    <w:rsid w:val="00F56978"/>
    <w:rsid w:val="00F56998"/>
    <w:rsid w:val="00F56D09"/>
    <w:rsid w:val="00F578BC"/>
    <w:rsid w:val="00F57A47"/>
    <w:rsid w:val="00F604CF"/>
    <w:rsid w:val="00F604E2"/>
    <w:rsid w:val="00F61FC8"/>
    <w:rsid w:val="00F62DF0"/>
    <w:rsid w:val="00F6350B"/>
    <w:rsid w:val="00F63ADC"/>
    <w:rsid w:val="00F63CAC"/>
    <w:rsid w:val="00F64363"/>
    <w:rsid w:val="00F645FC"/>
    <w:rsid w:val="00F648A6"/>
    <w:rsid w:val="00F65557"/>
    <w:rsid w:val="00F655CE"/>
    <w:rsid w:val="00F65A4D"/>
    <w:rsid w:val="00F6612C"/>
    <w:rsid w:val="00F667CB"/>
    <w:rsid w:val="00F66820"/>
    <w:rsid w:val="00F66940"/>
    <w:rsid w:val="00F66A52"/>
    <w:rsid w:val="00F67647"/>
    <w:rsid w:val="00F7061D"/>
    <w:rsid w:val="00F70BB1"/>
    <w:rsid w:val="00F71678"/>
    <w:rsid w:val="00F71A97"/>
    <w:rsid w:val="00F71B21"/>
    <w:rsid w:val="00F72C16"/>
    <w:rsid w:val="00F72F8B"/>
    <w:rsid w:val="00F731BD"/>
    <w:rsid w:val="00F732C7"/>
    <w:rsid w:val="00F73484"/>
    <w:rsid w:val="00F73794"/>
    <w:rsid w:val="00F74001"/>
    <w:rsid w:val="00F74A8D"/>
    <w:rsid w:val="00F74E5D"/>
    <w:rsid w:val="00F75146"/>
    <w:rsid w:val="00F75211"/>
    <w:rsid w:val="00F754C3"/>
    <w:rsid w:val="00F75746"/>
    <w:rsid w:val="00F75BD7"/>
    <w:rsid w:val="00F8013C"/>
    <w:rsid w:val="00F81711"/>
    <w:rsid w:val="00F81A53"/>
    <w:rsid w:val="00F82876"/>
    <w:rsid w:val="00F82879"/>
    <w:rsid w:val="00F83566"/>
    <w:rsid w:val="00F84497"/>
    <w:rsid w:val="00F8453B"/>
    <w:rsid w:val="00F846E9"/>
    <w:rsid w:val="00F84FBE"/>
    <w:rsid w:val="00F859E4"/>
    <w:rsid w:val="00F85EE6"/>
    <w:rsid w:val="00F8647B"/>
    <w:rsid w:val="00F87988"/>
    <w:rsid w:val="00F9057A"/>
    <w:rsid w:val="00F905F5"/>
    <w:rsid w:val="00F90821"/>
    <w:rsid w:val="00F90D1A"/>
    <w:rsid w:val="00F90DB9"/>
    <w:rsid w:val="00F910E3"/>
    <w:rsid w:val="00F911B9"/>
    <w:rsid w:val="00F914F5"/>
    <w:rsid w:val="00F922FC"/>
    <w:rsid w:val="00F9237C"/>
    <w:rsid w:val="00F92870"/>
    <w:rsid w:val="00F92C1A"/>
    <w:rsid w:val="00F932C1"/>
    <w:rsid w:val="00F93BC6"/>
    <w:rsid w:val="00F948D7"/>
    <w:rsid w:val="00F94966"/>
    <w:rsid w:val="00F9510B"/>
    <w:rsid w:val="00F95FD3"/>
    <w:rsid w:val="00F96305"/>
    <w:rsid w:val="00FA009B"/>
    <w:rsid w:val="00FA0885"/>
    <w:rsid w:val="00FA150C"/>
    <w:rsid w:val="00FA1596"/>
    <w:rsid w:val="00FA1DFC"/>
    <w:rsid w:val="00FA33EF"/>
    <w:rsid w:val="00FA3564"/>
    <w:rsid w:val="00FA37A2"/>
    <w:rsid w:val="00FA42F2"/>
    <w:rsid w:val="00FA4D61"/>
    <w:rsid w:val="00FA51DC"/>
    <w:rsid w:val="00FA5E99"/>
    <w:rsid w:val="00FA6F8C"/>
    <w:rsid w:val="00FB05A8"/>
    <w:rsid w:val="00FB0A9C"/>
    <w:rsid w:val="00FB177D"/>
    <w:rsid w:val="00FB1882"/>
    <w:rsid w:val="00FB1B55"/>
    <w:rsid w:val="00FB27B0"/>
    <w:rsid w:val="00FB27C1"/>
    <w:rsid w:val="00FB28ED"/>
    <w:rsid w:val="00FB2D33"/>
    <w:rsid w:val="00FB38B0"/>
    <w:rsid w:val="00FB4F0D"/>
    <w:rsid w:val="00FB5B80"/>
    <w:rsid w:val="00FB5BFE"/>
    <w:rsid w:val="00FB5D7E"/>
    <w:rsid w:val="00FB5E16"/>
    <w:rsid w:val="00FB5F21"/>
    <w:rsid w:val="00FB6384"/>
    <w:rsid w:val="00FB6C52"/>
    <w:rsid w:val="00FB6F6A"/>
    <w:rsid w:val="00FB70AF"/>
    <w:rsid w:val="00FB7335"/>
    <w:rsid w:val="00FC0176"/>
    <w:rsid w:val="00FC08E6"/>
    <w:rsid w:val="00FC0A69"/>
    <w:rsid w:val="00FC0B47"/>
    <w:rsid w:val="00FC140D"/>
    <w:rsid w:val="00FC148C"/>
    <w:rsid w:val="00FC1E73"/>
    <w:rsid w:val="00FC23D6"/>
    <w:rsid w:val="00FC35DA"/>
    <w:rsid w:val="00FC3D46"/>
    <w:rsid w:val="00FC3DCB"/>
    <w:rsid w:val="00FC52BB"/>
    <w:rsid w:val="00FC56B1"/>
    <w:rsid w:val="00FD1158"/>
    <w:rsid w:val="00FD2112"/>
    <w:rsid w:val="00FD29EE"/>
    <w:rsid w:val="00FD2EC8"/>
    <w:rsid w:val="00FD35F3"/>
    <w:rsid w:val="00FD3C2A"/>
    <w:rsid w:val="00FD42FB"/>
    <w:rsid w:val="00FD450F"/>
    <w:rsid w:val="00FD46E4"/>
    <w:rsid w:val="00FD46F9"/>
    <w:rsid w:val="00FD55ED"/>
    <w:rsid w:val="00FD5894"/>
    <w:rsid w:val="00FD5FA5"/>
    <w:rsid w:val="00FD63DF"/>
    <w:rsid w:val="00FD6B92"/>
    <w:rsid w:val="00FD6C7B"/>
    <w:rsid w:val="00FD6CB7"/>
    <w:rsid w:val="00FD770B"/>
    <w:rsid w:val="00FE17B1"/>
    <w:rsid w:val="00FE1CD8"/>
    <w:rsid w:val="00FE1E3A"/>
    <w:rsid w:val="00FE2A8C"/>
    <w:rsid w:val="00FE3ADC"/>
    <w:rsid w:val="00FE3B4E"/>
    <w:rsid w:val="00FE464F"/>
    <w:rsid w:val="00FE518A"/>
    <w:rsid w:val="00FE5AFD"/>
    <w:rsid w:val="00FE5B62"/>
    <w:rsid w:val="00FE6A1C"/>
    <w:rsid w:val="00FE7D76"/>
    <w:rsid w:val="00FF0459"/>
    <w:rsid w:val="00FF0964"/>
    <w:rsid w:val="00FF1013"/>
    <w:rsid w:val="00FF1B2E"/>
    <w:rsid w:val="00FF1F43"/>
    <w:rsid w:val="00FF23E4"/>
    <w:rsid w:val="00FF2793"/>
    <w:rsid w:val="00FF3D33"/>
    <w:rsid w:val="00FF3DE9"/>
    <w:rsid w:val="00FF4CB6"/>
    <w:rsid w:val="00FF5282"/>
    <w:rsid w:val="00FF52B6"/>
    <w:rsid w:val="00FF57AE"/>
    <w:rsid w:val="00FF5E3C"/>
    <w:rsid w:val="00FF620E"/>
    <w:rsid w:val="00FF67E1"/>
    <w:rsid w:val="00FF6DE1"/>
    <w:rsid w:val="00FF717A"/>
    <w:rsid w:val="00FF730A"/>
    <w:rsid w:val="00FF74A5"/>
    <w:rsid w:val="00FF7E50"/>
    <w:rsid w:val="01007757"/>
    <w:rsid w:val="010B3C78"/>
    <w:rsid w:val="012535F1"/>
    <w:rsid w:val="013CA456"/>
    <w:rsid w:val="013E382E"/>
    <w:rsid w:val="0178A222"/>
    <w:rsid w:val="019149F5"/>
    <w:rsid w:val="01A9CD39"/>
    <w:rsid w:val="01AE1FF6"/>
    <w:rsid w:val="01BC0FB2"/>
    <w:rsid w:val="01E1FA66"/>
    <w:rsid w:val="02032428"/>
    <w:rsid w:val="020A02EA"/>
    <w:rsid w:val="02117158"/>
    <w:rsid w:val="0211B377"/>
    <w:rsid w:val="0231E602"/>
    <w:rsid w:val="02359559"/>
    <w:rsid w:val="02513357"/>
    <w:rsid w:val="0251E4D0"/>
    <w:rsid w:val="0272AD0B"/>
    <w:rsid w:val="02918969"/>
    <w:rsid w:val="02930DFE"/>
    <w:rsid w:val="02B19BFB"/>
    <w:rsid w:val="02CFC513"/>
    <w:rsid w:val="02DB9278"/>
    <w:rsid w:val="0310C802"/>
    <w:rsid w:val="0328065F"/>
    <w:rsid w:val="034238CB"/>
    <w:rsid w:val="039337AD"/>
    <w:rsid w:val="03B44851"/>
    <w:rsid w:val="03EA7215"/>
    <w:rsid w:val="03EBC563"/>
    <w:rsid w:val="0412BBFD"/>
    <w:rsid w:val="04178F5F"/>
    <w:rsid w:val="0457CB6B"/>
    <w:rsid w:val="045D6CD2"/>
    <w:rsid w:val="046F1BA2"/>
    <w:rsid w:val="048ED33E"/>
    <w:rsid w:val="04998F19"/>
    <w:rsid w:val="04A8B004"/>
    <w:rsid w:val="04B350AA"/>
    <w:rsid w:val="04BA260B"/>
    <w:rsid w:val="04C08BAF"/>
    <w:rsid w:val="04C11858"/>
    <w:rsid w:val="051EEC3F"/>
    <w:rsid w:val="05332EA6"/>
    <w:rsid w:val="056C2A31"/>
    <w:rsid w:val="05B4DF75"/>
    <w:rsid w:val="05B549A0"/>
    <w:rsid w:val="05C83741"/>
    <w:rsid w:val="05D673E0"/>
    <w:rsid w:val="05D9D528"/>
    <w:rsid w:val="060053B5"/>
    <w:rsid w:val="0605A3B5"/>
    <w:rsid w:val="0612277E"/>
    <w:rsid w:val="0612DCF2"/>
    <w:rsid w:val="0613BEA8"/>
    <w:rsid w:val="061F0515"/>
    <w:rsid w:val="06871872"/>
    <w:rsid w:val="06A520D0"/>
    <w:rsid w:val="06AAA19D"/>
    <w:rsid w:val="06E37B6F"/>
    <w:rsid w:val="06F2CF7B"/>
    <w:rsid w:val="06F5670B"/>
    <w:rsid w:val="06FAA82C"/>
    <w:rsid w:val="0703CE11"/>
    <w:rsid w:val="070910E8"/>
    <w:rsid w:val="070A3212"/>
    <w:rsid w:val="072EBB4F"/>
    <w:rsid w:val="072ED3C9"/>
    <w:rsid w:val="073682F7"/>
    <w:rsid w:val="073D8C11"/>
    <w:rsid w:val="07486878"/>
    <w:rsid w:val="075FF23C"/>
    <w:rsid w:val="07AA1B38"/>
    <w:rsid w:val="07AC37CA"/>
    <w:rsid w:val="07D00D36"/>
    <w:rsid w:val="07DC932A"/>
    <w:rsid w:val="07ED07E8"/>
    <w:rsid w:val="08048D3C"/>
    <w:rsid w:val="081CD97A"/>
    <w:rsid w:val="085EFC75"/>
    <w:rsid w:val="08910FCD"/>
    <w:rsid w:val="08B68E96"/>
    <w:rsid w:val="08BA5DF1"/>
    <w:rsid w:val="08C6EAEE"/>
    <w:rsid w:val="08D696A0"/>
    <w:rsid w:val="08DB60EB"/>
    <w:rsid w:val="09000886"/>
    <w:rsid w:val="09019491"/>
    <w:rsid w:val="093D1364"/>
    <w:rsid w:val="09417D32"/>
    <w:rsid w:val="09468CF4"/>
    <w:rsid w:val="094CFD8F"/>
    <w:rsid w:val="09516EA9"/>
    <w:rsid w:val="095611B9"/>
    <w:rsid w:val="0974EC41"/>
    <w:rsid w:val="097D1B4B"/>
    <w:rsid w:val="097EAD91"/>
    <w:rsid w:val="099E029E"/>
    <w:rsid w:val="09D55A11"/>
    <w:rsid w:val="09E9983F"/>
    <w:rsid w:val="09EC8E23"/>
    <w:rsid w:val="09F4F925"/>
    <w:rsid w:val="09F524B5"/>
    <w:rsid w:val="09F69AB2"/>
    <w:rsid w:val="0A03811B"/>
    <w:rsid w:val="0A1B5E30"/>
    <w:rsid w:val="0A255C18"/>
    <w:rsid w:val="0A30F61C"/>
    <w:rsid w:val="0A521026"/>
    <w:rsid w:val="0A835786"/>
    <w:rsid w:val="0A954928"/>
    <w:rsid w:val="0AA51370"/>
    <w:rsid w:val="0AC37C72"/>
    <w:rsid w:val="0AC94F39"/>
    <w:rsid w:val="0ACBEFDE"/>
    <w:rsid w:val="0AEE909A"/>
    <w:rsid w:val="0B0CEBCF"/>
    <w:rsid w:val="0B224443"/>
    <w:rsid w:val="0B38C2C4"/>
    <w:rsid w:val="0B3DB1B7"/>
    <w:rsid w:val="0B3EA70B"/>
    <w:rsid w:val="0B54EA5D"/>
    <w:rsid w:val="0B554F2A"/>
    <w:rsid w:val="0B667350"/>
    <w:rsid w:val="0B89B216"/>
    <w:rsid w:val="0BF32F27"/>
    <w:rsid w:val="0BF9EBC4"/>
    <w:rsid w:val="0C2AA28A"/>
    <w:rsid w:val="0C384FDC"/>
    <w:rsid w:val="0C52F8EB"/>
    <w:rsid w:val="0C76335B"/>
    <w:rsid w:val="0C7EE6CA"/>
    <w:rsid w:val="0C8100AA"/>
    <w:rsid w:val="0C8AADAB"/>
    <w:rsid w:val="0C90716E"/>
    <w:rsid w:val="0CB0AF3E"/>
    <w:rsid w:val="0CEE97BF"/>
    <w:rsid w:val="0CFED411"/>
    <w:rsid w:val="0D26CAEF"/>
    <w:rsid w:val="0D5EB833"/>
    <w:rsid w:val="0D8ACBC6"/>
    <w:rsid w:val="0D96D7C1"/>
    <w:rsid w:val="0D990ED6"/>
    <w:rsid w:val="0DEE1577"/>
    <w:rsid w:val="0E4AF35B"/>
    <w:rsid w:val="0E590355"/>
    <w:rsid w:val="0E6B6D20"/>
    <w:rsid w:val="0E9AAEA4"/>
    <w:rsid w:val="0EE59DB6"/>
    <w:rsid w:val="0EFD48C8"/>
    <w:rsid w:val="0F0F270D"/>
    <w:rsid w:val="0F183736"/>
    <w:rsid w:val="0F572645"/>
    <w:rsid w:val="0F85F91F"/>
    <w:rsid w:val="0F86FA6A"/>
    <w:rsid w:val="0FE4A939"/>
    <w:rsid w:val="0FE76D3A"/>
    <w:rsid w:val="10003862"/>
    <w:rsid w:val="101456A9"/>
    <w:rsid w:val="104390E5"/>
    <w:rsid w:val="1063B3C6"/>
    <w:rsid w:val="10664C2F"/>
    <w:rsid w:val="10AB034E"/>
    <w:rsid w:val="10B4944C"/>
    <w:rsid w:val="10BD6ED2"/>
    <w:rsid w:val="11110D6D"/>
    <w:rsid w:val="11190166"/>
    <w:rsid w:val="111E27C5"/>
    <w:rsid w:val="113616ED"/>
    <w:rsid w:val="113EE668"/>
    <w:rsid w:val="114A0DBF"/>
    <w:rsid w:val="115FEE03"/>
    <w:rsid w:val="119CAF29"/>
    <w:rsid w:val="11CC35A6"/>
    <w:rsid w:val="1208A096"/>
    <w:rsid w:val="1219BCDE"/>
    <w:rsid w:val="12277D05"/>
    <w:rsid w:val="122A2772"/>
    <w:rsid w:val="12AB5585"/>
    <w:rsid w:val="12B11D99"/>
    <w:rsid w:val="12C28BC9"/>
    <w:rsid w:val="130C4FF3"/>
    <w:rsid w:val="132B300E"/>
    <w:rsid w:val="1333532C"/>
    <w:rsid w:val="13349B7F"/>
    <w:rsid w:val="133D66A1"/>
    <w:rsid w:val="13530A9C"/>
    <w:rsid w:val="135EAE6F"/>
    <w:rsid w:val="1367682F"/>
    <w:rsid w:val="137934B6"/>
    <w:rsid w:val="138542CC"/>
    <w:rsid w:val="13A36785"/>
    <w:rsid w:val="13BBD8A8"/>
    <w:rsid w:val="13E38C90"/>
    <w:rsid w:val="13FFC09A"/>
    <w:rsid w:val="1407735E"/>
    <w:rsid w:val="141873FF"/>
    <w:rsid w:val="142D9364"/>
    <w:rsid w:val="143E1A06"/>
    <w:rsid w:val="1446F16C"/>
    <w:rsid w:val="144CAC2A"/>
    <w:rsid w:val="145521F4"/>
    <w:rsid w:val="14571B56"/>
    <w:rsid w:val="14A3C94B"/>
    <w:rsid w:val="14C1D9C1"/>
    <w:rsid w:val="14E23D83"/>
    <w:rsid w:val="14EDCF96"/>
    <w:rsid w:val="1502DD22"/>
    <w:rsid w:val="15082031"/>
    <w:rsid w:val="1531BD5B"/>
    <w:rsid w:val="15588FD5"/>
    <w:rsid w:val="1585DF2E"/>
    <w:rsid w:val="15AD2133"/>
    <w:rsid w:val="15C92521"/>
    <w:rsid w:val="15D435CE"/>
    <w:rsid w:val="15D74B05"/>
    <w:rsid w:val="15E9B270"/>
    <w:rsid w:val="15EB7874"/>
    <w:rsid w:val="15FB29C7"/>
    <w:rsid w:val="163BCC5C"/>
    <w:rsid w:val="1666EA86"/>
    <w:rsid w:val="167183D1"/>
    <w:rsid w:val="16817B0A"/>
    <w:rsid w:val="16B0038C"/>
    <w:rsid w:val="16B376E3"/>
    <w:rsid w:val="16B78B1B"/>
    <w:rsid w:val="16CE1C53"/>
    <w:rsid w:val="16D275CA"/>
    <w:rsid w:val="16F122FB"/>
    <w:rsid w:val="170B2E7D"/>
    <w:rsid w:val="170EBD29"/>
    <w:rsid w:val="171BA864"/>
    <w:rsid w:val="1727C9C2"/>
    <w:rsid w:val="172EB2F2"/>
    <w:rsid w:val="1737250A"/>
    <w:rsid w:val="173E7097"/>
    <w:rsid w:val="17783033"/>
    <w:rsid w:val="17AA904F"/>
    <w:rsid w:val="17B2DB67"/>
    <w:rsid w:val="17B91253"/>
    <w:rsid w:val="17DE3AB3"/>
    <w:rsid w:val="17FAD86B"/>
    <w:rsid w:val="1804C176"/>
    <w:rsid w:val="1814B19B"/>
    <w:rsid w:val="18314148"/>
    <w:rsid w:val="185021A2"/>
    <w:rsid w:val="1852B860"/>
    <w:rsid w:val="1886652C"/>
    <w:rsid w:val="18B11C80"/>
    <w:rsid w:val="18BB9D7D"/>
    <w:rsid w:val="18C83A33"/>
    <w:rsid w:val="18CDE91C"/>
    <w:rsid w:val="18D2477B"/>
    <w:rsid w:val="18E53C9C"/>
    <w:rsid w:val="1922C1E2"/>
    <w:rsid w:val="194D8B32"/>
    <w:rsid w:val="197D662D"/>
    <w:rsid w:val="198BD727"/>
    <w:rsid w:val="19911A72"/>
    <w:rsid w:val="19DDD4FE"/>
    <w:rsid w:val="19E12E13"/>
    <w:rsid w:val="19EFBEA5"/>
    <w:rsid w:val="19F7E7D4"/>
    <w:rsid w:val="19FFA6FB"/>
    <w:rsid w:val="1A23EAEB"/>
    <w:rsid w:val="1A39721C"/>
    <w:rsid w:val="1A4C6B81"/>
    <w:rsid w:val="1A4F8388"/>
    <w:rsid w:val="1A541F0F"/>
    <w:rsid w:val="1A7B71B3"/>
    <w:rsid w:val="1A7D350F"/>
    <w:rsid w:val="1A8AECFC"/>
    <w:rsid w:val="1AD78D44"/>
    <w:rsid w:val="1AEDF838"/>
    <w:rsid w:val="1B08B9B6"/>
    <w:rsid w:val="1B0D3A37"/>
    <w:rsid w:val="1B0DEEDD"/>
    <w:rsid w:val="1B14D5FA"/>
    <w:rsid w:val="1B28E9D3"/>
    <w:rsid w:val="1B5AF21E"/>
    <w:rsid w:val="1B639F93"/>
    <w:rsid w:val="1B6FCF6C"/>
    <w:rsid w:val="1B773FC7"/>
    <w:rsid w:val="1B9FD778"/>
    <w:rsid w:val="1BC2756B"/>
    <w:rsid w:val="1BC5035F"/>
    <w:rsid w:val="1BD03C72"/>
    <w:rsid w:val="1BD4BDC0"/>
    <w:rsid w:val="1BE29824"/>
    <w:rsid w:val="1C0DCB32"/>
    <w:rsid w:val="1C114255"/>
    <w:rsid w:val="1C92A734"/>
    <w:rsid w:val="1C9CB58D"/>
    <w:rsid w:val="1CABDE0A"/>
    <w:rsid w:val="1CB361B4"/>
    <w:rsid w:val="1CD1F65A"/>
    <w:rsid w:val="1CD96A7B"/>
    <w:rsid w:val="1CF2708C"/>
    <w:rsid w:val="1CF75D53"/>
    <w:rsid w:val="1CF7F400"/>
    <w:rsid w:val="1CFE398F"/>
    <w:rsid w:val="1D08FBA9"/>
    <w:rsid w:val="1D0AD500"/>
    <w:rsid w:val="1D28F610"/>
    <w:rsid w:val="1D300266"/>
    <w:rsid w:val="1D32E3BB"/>
    <w:rsid w:val="1D496C25"/>
    <w:rsid w:val="1D826CEE"/>
    <w:rsid w:val="1DAA435A"/>
    <w:rsid w:val="1DAE9EBF"/>
    <w:rsid w:val="1DB299A8"/>
    <w:rsid w:val="1DD9B488"/>
    <w:rsid w:val="1DF00471"/>
    <w:rsid w:val="1DF2A64E"/>
    <w:rsid w:val="1E3603CA"/>
    <w:rsid w:val="1E6A683C"/>
    <w:rsid w:val="1EE44F00"/>
    <w:rsid w:val="1EFD6152"/>
    <w:rsid w:val="1F005FF8"/>
    <w:rsid w:val="1F00741E"/>
    <w:rsid w:val="1F0C6A38"/>
    <w:rsid w:val="1F3C4D84"/>
    <w:rsid w:val="1F42F5B8"/>
    <w:rsid w:val="1F4D2BB6"/>
    <w:rsid w:val="1F6EC8A7"/>
    <w:rsid w:val="1F713096"/>
    <w:rsid w:val="1F764ABA"/>
    <w:rsid w:val="1F8AF798"/>
    <w:rsid w:val="1FC2A655"/>
    <w:rsid w:val="1FD66E47"/>
    <w:rsid w:val="1FD73CAC"/>
    <w:rsid w:val="1FDAEB96"/>
    <w:rsid w:val="1FE02058"/>
    <w:rsid w:val="1FE70C27"/>
    <w:rsid w:val="2002F0B2"/>
    <w:rsid w:val="202B36DF"/>
    <w:rsid w:val="203AE5EE"/>
    <w:rsid w:val="20496B0D"/>
    <w:rsid w:val="20767CCA"/>
    <w:rsid w:val="20A394D7"/>
    <w:rsid w:val="20B0ABE4"/>
    <w:rsid w:val="20C3273B"/>
    <w:rsid w:val="20E67281"/>
    <w:rsid w:val="21031DE4"/>
    <w:rsid w:val="21183FB0"/>
    <w:rsid w:val="212299F9"/>
    <w:rsid w:val="2142FDBA"/>
    <w:rsid w:val="214310C3"/>
    <w:rsid w:val="2147A5E3"/>
    <w:rsid w:val="214B9A91"/>
    <w:rsid w:val="21B1AE18"/>
    <w:rsid w:val="21C24CD4"/>
    <w:rsid w:val="21D8026D"/>
    <w:rsid w:val="21E7F062"/>
    <w:rsid w:val="21EF00A0"/>
    <w:rsid w:val="21F38B58"/>
    <w:rsid w:val="21F77C5B"/>
    <w:rsid w:val="2204DCFC"/>
    <w:rsid w:val="22147DF9"/>
    <w:rsid w:val="2276DA29"/>
    <w:rsid w:val="22933E9A"/>
    <w:rsid w:val="22A4879E"/>
    <w:rsid w:val="22A67D34"/>
    <w:rsid w:val="22F467CB"/>
    <w:rsid w:val="230C3076"/>
    <w:rsid w:val="23100183"/>
    <w:rsid w:val="2327E2F1"/>
    <w:rsid w:val="234B60A0"/>
    <w:rsid w:val="23529295"/>
    <w:rsid w:val="23565161"/>
    <w:rsid w:val="236A3371"/>
    <w:rsid w:val="23D3B13A"/>
    <w:rsid w:val="23E6B0EF"/>
    <w:rsid w:val="23F0F6EE"/>
    <w:rsid w:val="23F9CB08"/>
    <w:rsid w:val="243DD441"/>
    <w:rsid w:val="245D0CAA"/>
    <w:rsid w:val="2485ED8F"/>
    <w:rsid w:val="24B8A35F"/>
    <w:rsid w:val="24C9EED7"/>
    <w:rsid w:val="24CC50EF"/>
    <w:rsid w:val="24FB4F18"/>
    <w:rsid w:val="25052272"/>
    <w:rsid w:val="25111CD6"/>
    <w:rsid w:val="2513EAB1"/>
    <w:rsid w:val="252B0658"/>
    <w:rsid w:val="2534DAAA"/>
    <w:rsid w:val="255F8E6F"/>
    <w:rsid w:val="258E4D46"/>
    <w:rsid w:val="25B69F6D"/>
    <w:rsid w:val="25F5760A"/>
    <w:rsid w:val="25FA6B23"/>
    <w:rsid w:val="2604FD13"/>
    <w:rsid w:val="2631B4E7"/>
    <w:rsid w:val="2638AA57"/>
    <w:rsid w:val="2647EB3A"/>
    <w:rsid w:val="2666D8B8"/>
    <w:rsid w:val="26719E36"/>
    <w:rsid w:val="268B2430"/>
    <w:rsid w:val="268F5134"/>
    <w:rsid w:val="26B5FD12"/>
    <w:rsid w:val="26C76D63"/>
    <w:rsid w:val="26CE25CE"/>
    <w:rsid w:val="26CE659A"/>
    <w:rsid w:val="26E94CCD"/>
    <w:rsid w:val="26ED49EF"/>
    <w:rsid w:val="26FD8953"/>
    <w:rsid w:val="27013487"/>
    <w:rsid w:val="2729A5A9"/>
    <w:rsid w:val="27379991"/>
    <w:rsid w:val="274CA827"/>
    <w:rsid w:val="275F6FBC"/>
    <w:rsid w:val="27B6DBFE"/>
    <w:rsid w:val="27FDC770"/>
    <w:rsid w:val="2816684A"/>
    <w:rsid w:val="283B20C3"/>
    <w:rsid w:val="28633A84"/>
    <w:rsid w:val="2868CC3A"/>
    <w:rsid w:val="2876C06A"/>
    <w:rsid w:val="2882BAF9"/>
    <w:rsid w:val="288810C9"/>
    <w:rsid w:val="2898B3AF"/>
    <w:rsid w:val="289F3568"/>
    <w:rsid w:val="28ABF487"/>
    <w:rsid w:val="28C36F02"/>
    <w:rsid w:val="28DEAE25"/>
    <w:rsid w:val="291DB162"/>
    <w:rsid w:val="29338FC8"/>
    <w:rsid w:val="29452E32"/>
    <w:rsid w:val="294C7AC9"/>
    <w:rsid w:val="295E4F78"/>
    <w:rsid w:val="29844CCC"/>
    <w:rsid w:val="29A91508"/>
    <w:rsid w:val="29B7A1D2"/>
    <w:rsid w:val="29BE2C59"/>
    <w:rsid w:val="29E0D3F7"/>
    <w:rsid w:val="2A04A85C"/>
    <w:rsid w:val="2A288C88"/>
    <w:rsid w:val="2A3E2BB4"/>
    <w:rsid w:val="2A6131FB"/>
    <w:rsid w:val="2A723ED5"/>
    <w:rsid w:val="2A74940E"/>
    <w:rsid w:val="2AC13B59"/>
    <w:rsid w:val="2ACA3D61"/>
    <w:rsid w:val="2B096B44"/>
    <w:rsid w:val="2B181A38"/>
    <w:rsid w:val="2B34A0DE"/>
    <w:rsid w:val="2B5B6944"/>
    <w:rsid w:val="2B70A702"/>
    <w:rsid w:val="2B7D5D88"/>
    <w:rsid w:val="2BAA8291"/>
    <w:rsid w:val="2BE2AE22"/>
    <w:rsid w:val="2BFBA570"/>
    <w:rsid w:val="2BFCC317"/>
    <w:rsid w:val="2C07ECAF"/>
    <w:rsid w:val="2C0B6A9B"/>
    <w:rsid w:val="2C0F52AE"/>
    <w:rsid w:val="2C5809CA"/>
    <w:rsid w:val="2C71CD90"/>
    <w:rsid w:val="2C746AFC"/>
    <w:rsid w:val="2C8363EB"/>
    <w:rsid w:val="2C8698A5"/>
    <w:rsid w:val="2CACA5B6"/>
    <w:rsid w:val="2CC0E55A"/>
    <w:rsid w:val="2CC67C48"/>
    <w:rsid w:val="2CD0D8AA"/>
    <w:rsid w:val="2CDD3CF8"/>
    <w:rsid w:val="2CF1F88D"/>
    <w:rsid w:val="2D40F077"/>
    <w:rsid w:val="2D4E47AC"/>
    <w:rsid w:val="2D53A2E7"/>
    <w:rsid w:val="2D602C43"/>
    <w:rsid w:val="2D85C3CE"/>
    <w:rsid w:val="2D88079A"/>
    <w:rsid w:val="2DB0EE94"/>
    <w:rsid w:val="2DB85795"/>
    <w:rsid w:val="2DBCA303"/>
    <w:rsid w:val="2DC3E6EE"/>
    <w:rsid w:val="2DE1E686"/>
    <w:rsid w:val="2DF5C37A"/>
    <w:rsid w:val="2E2A88D5"/>
    <w:rsid w:val="2E4FE791"/>
    <w:rsid w:val="2E64A22D"/>
    <w:rsid w:val="2E85A803"/>
    <w:rsid w:val="2EA1D48F"/>
    <w:rsid w:val="2EA30026"/>
    <w:rsid w:val="2EE53316"/>
    <w:rsid w:val="2EFEA434"/>
    <w:rsid w:val="2F06C8E5"/>
    <w:rsid w:val="2F3B2FF0"/>
    <w:rsid w:val="2F4023FD"/>
    <w:rsid w:val="2F4278AA"/>
    <w:rsid w:val="2F7A2F76"/>
    <w:rsid w:val="2FE0AFAC"/>
    <w:rsid w:val="2FE1B6DC"/>
    <w:rsid w:val="2FEBB3C1"/>
    <w:rsid w:val="300ABED1"/>
    <w:rsid w:val="302BD9F2"/>
    <w:rsid w:val="302C63F4"/>
    <w:rsid w:val="303C80EB"/>
    <w:rsid w:val="30427B93"/>
    <w:rsid w:val="304F791D"/>
    <w:rsid w:val="305C6EE2"/>
    <w:rsid w:val="30653252"/>
    <w:rsid w:val="307BF3A5"/>
    <w:rsid w:val="30A0A842"/>
    <w:rsid w:val="30A3B369"/>
    <w:rsid w:val="30CBA9E0"/>
    <w:rsid w:val="31115ED3"/>
    <w:rsid w:val="314AF021"/>
    <w:rsid w:val="315C908C"/>
    <w:rsid w:val="316A980C"/>
    <w:rsid w:val="3178DD30"/>
    <w:rsid w:val="319761ED"/>
    <w:rsid w:val="31A81287"/>
    <w:rsid w:val="31BBF575"/>
    <w:rsid w:val="31BC51AA"/>
    <w:rsid w:val="31C023FC"/>
    <w:rsid w:val="31D8DF3B"/>
    <w:rsid w:val="31FD6FC7"/>
    <w:rsid w:val="32027BD5"/>
    <w:rsid w:val="32110E5E"/>
    <w:rsid w:val="32144581"/>
    <w:rsid w:val="322582B0"/>
    <w:rsid w:val="324B9844"/>
    <w:rsid w:val="327EE2C8"/>
    <w:rsid w:val="32D2E4C4"/>
    <w:rsid w:val="32E2646F"/>
    <w:rsid w:val="32F7B421"/>
    <w:rsid w:val="3300F0B4"/>
    <w:rsid w:val="333F6A59"/>
    <w:rsid w:val="334012D3"/>
    <w:rsid w:val="3389B470"/>
    <w:rsid w:val="339257E3"/>
    <w:rsid w:val="339A32A0"/>
    <w:rsid w:val="33A8AF47"/>
    <w:rsid w:val="33D37DF4"/>
    <w:rsid w:val="33E698A1"/>
    <w:rsid w:val="33EA6416"/>
    <w:rsid w:val="33EC39DA"/>
    <w:rsid w:val="340573E5"/>
    <w:rsid w:val="3443097D"/>
    <w:rsid w:val="344A7485"/>
    <w:rsid w:val="34A02D1C"/>
    <w:rsid w:val="34BE680C"/>
    <w:rsid w:val="34C353D9"/>
    <w:rsid w:val="34F673D2"/>
    <w:rsid w:val="350123A6"/>
    <w:rsid w:val="35117504"/>
    <w:rsid w:val="35181710"/>
    <w:rsid w:val="353DA21F"/>
    <w:rsid w:val="35440AA8"/>
    <w:rsid w:val="35453442"/>
    <w:rsid w:val="35AFF0B7"/>
    <w:rsid w:val="35B9A645"/>
    <w:rsid w:val="35D465F2"/>
    <w:rsid w:val="35EC0D43"/>
    <w:rsid w:val="35F48648"/>
    <w:rsid w:val="360BAA6F"/>
    <w:rsid w:val="366A53DC"/>
    <w:rsid w:val="367BBBA0"/>
    <w:rsid w:val="369C9E0D"/>
    <w:rsid w:val="36D3C71D"/>
    <w:rsid w:val="36EAE1F5"/>
    <w:rsid w:val="37112218"/>
    <w:rsid w:val="3784A3EB"/>
    <w:rsid w:val="379A93DB"/>
    <w:rsid w:val="37BE3D8F"/>
    <w:rsid w:val="37C956F0"/>
    <w:rsid w:val="37E91109"/>
    <w:rsid w:val="37F14792"/>
    <w:rsid w:val="380C030C"/>
    <w:rsid w:val="3811CA30"/>
    <w:rsid w:val="38150D3C"/>
    <w:rsid w:val="381DFBDB"/>
    <w:rsid w:val="381E44D3"/>
    <w:rsid w:val="381F0F0F"/>
    <w:rsid w:val="3855A4C6"/>
    <w:rsid w:val="386C572E"/>
    <w:rsid w:val="38730E35"/>
    <w:rsid w:val="389018BD"/>
    <w:rsid w:val="38940034"/>
    <w:rsid w:val="38964DE2"/>
    <w:rsid w:val="389F40CC"/>
    <w:rsid w:val="38E66D27"/>
    <w:rsid w:val="38F28B1E"/>
    <w:rsid w:val="38F7C12D"/>
    <w:rsid w:val="390BACF1"/>
    <w:rsid w:val="39257E0F"/>
    <w:rsid w:val="39274351"/>
    <w:rsid w:val="392BA94A"/>
    <w:rsid w:val="3937047B"/>
    <w:rsid w:val="393EE160"/>
    <w:rsid w:val="3967732E"/>
    <w:rsid w:val="398210C9"/>
    <w:rsid w:val="3988BDA9"/>
    <w:rsid w:val="399EF9D6"/>
    <w:rsid w:val="39A321DE"/>
    <w:rsid w:val="39A33718"/>
    <w:rsid w:val="39D045A7"/>
    <w:rsid w:val="39D4BAA6"/>
    <w:rsid w:val="39DCF1B8"/>
    <w:rsid w:val="39DD44CD"/>
    <w:rsid w:val="39EAF83C"/>
    <w:rsid w:val="3A17CB72"/>
    <w:rsid w:val="3A1D6A4B"/>
    <w:rsid w:val="3A28F3F1"/>
    <w:rsid w:val="3A3F54A6"/>
    <w:rsid w:val="3A4D9B2F"/>
    <w:rsid w:val="3A59A4D8"/>
    <w:rsid w:val="3AB0CCB2"/>
    <w:rsid w:val="3AD48244"/>
    <w:rsid w:val="3AF0A259"/>
    <w:rsid w:val="3B01C9E6"/>
    <w:rsid w:val="3B2B9839"/>
    <w:rsid w:val="3B2DF38B"/>
    <w:rsid w:val="3B48DCD3"/>
    <w:rsid w:val="3BB08260"/>
    <w:rsid w:val="3BF72393"/>
    <w:rsid w:val="3C0AE7D8"/>
    <w:rsid w:val="3C498965"/>
    <w:rsid w:val="3C4CD918"/>
    <w:rsid w:val="3C7B4A95"/>
    <w:rsid w:val="3C806240"/>
    <w:rsid w:val="3C872A6C"/>
    <w:rsid w:val="3CC7DA5C"/>
    <w:rsid w:val="3CDB22C8"/>
    <w:rsid w:val="3D13894A"/>
    <w:rsid w:val="3D3FAFCD"/>
    <w:rsid w:val="3D9F2F80"/>
    <w:rsid w:val="3DD58585"/>
    <w:rsid w:val="3DDE4805"/>
    <w:rsid w:val="3DEC6D6C"/>
    <w:rsid w:val="3E0C8951"/>
    <w:rsid w:val="3E1C9CDC"/>
    <w:rsid w:val="3E20931E"/>
    <w:rsid w:val="3E2DE0A7"/>
    <w:rsid w:val="3E304046"/>
    <w:rsid w:val="3E3CDBB4"/>
    <w:rsid w:val="3E492EB7"/>
    <w:rsid w:val="3E683A27"/>
    <w:rsid w:val="3E72C3E9"/>
    <w:rsid w:val="3E733560"/>
    <w:rsid w:val="3E77A44C"/>
    <w:rsid w:val="3E9CDE4E"/>
    <w:rsid w:val="3EB59A91"/>
    <w:rsid w:val="3EBEC0C4"/>
    <w:rsid w:val="3EF93592"/>
    <w:rsid w:val="3F0F55FF"/>
    <w:rsid w:val="3F163D97"/>
    <w:rsid w:val="3F29A5F6"/>
    <w:rsid w:val="3F2B5B2C"/>
    <w:rsid w:val="3F35EC6E"/>
    <w:rsid w:val="3F665F3E"/>
    <w:rsid w:val="3F783C69"/>
    <w:rsid w:val="3F79FBB9"/>
    <w:rsid w:val="3F81A512"/>
    <w:rsid w:val="3FB1CEAB"/>
    <w:rsid w:val="3FC44564"/>
    <w:rsid w:val="3FC95CFB"/>
    <w:rsid w:val="3FD17E86"/>
    <w:rsid w:val="3FD344FC"/>
    <w:rsid w:val="3FDBA119"/>
    <w:rsid w:val="3FDD2A63"/>
    <w:rsid w:val="3FF10116"/>
    <w:rsid w:val="3FF2D1C9"/>
    <w:rsid w:val="402351AB"/>
    <w:rsid w:val="404FAEB8"/>
    <w:rsid w:val="4060732D"/>
    <w:rsid w:val="406F3B41"/>
    <w:rsid w:val="40847E60"/>
    <w:rsid w:val="40BC805C"/>
    <w:rsid w:val="40BFF07E"/>
    <w:rsid w:val="40E1E99A"/>
    <w:rsid w:val="411136B0"/>
    <w:rsid w:val="41328404"/>
    <w:rsid w:val="414FF8D9"/>
    <w:rsid w:val="415E42C5"/>
    <w:rsid w:val="416CA4F6"/>
    <w:rsid w:val="4183837A"/>
    <w:rsid w:val="41844271"/>
    <w:rsid w:val="4199D8A5"/>
    <w:rsid w:val="41B1DCE3"/>
    <w:rsid w:val="41B93298"/>
    <w:rsid w:val="420A8317"/>
    <w:rsid w:val="421676BB"/>
    <w:rsid w:val="421BD103"/>
    <w:rsid w:val="423B3F11"/>
    <w:rsid w:val="423C3938"/>
    <w:rsid w:val="42485E69"/>
    <w:rsid w:val="42494E29"/>
    <w:rsid w:val="42499A37"/>
    <w:rsid w:val="4254C81C"/>
    <w:rsid w:val="42615C2B"/>
    <w:rsid w:val="426C7E5C"/>
    <w:rsid w:val="42860041"/>
    <w:rsid w:val="42D30836"/>
    <w:rsid w:val="431023F6"/>
    <w:rsid w:val="43230E5B"/>
    <w:rsid w:val="432C1445"/>
    <w:rsid w:val="433CCAC6"/>
    <w:rsid w:val="4347C2D8"/>
    <w:rsid w:val="43734CED"/>
    <w:rsid w:val="43767F8B"/>
    <w:rsid w:val="43807D79"/>
    <w:rsid w:val="4397087B"/>
    <w:rsid w:val="43CBEEC0"/>
    <w:rsid w:val="43F3CA3E"/>
    <w:rsid w:val="44053C8B"/>
    <w:rsid w:val="4410C3CB"/>
    <w:rsid w:val="44353F5C"/>
    <w:rsid w:val="443A8578"/>
    <w:rsid w:val="44523C16"/>
    <w:rsid w:val="445C1224"/>
    <w:rsid w:val="4473502A"/>
    <w:rsid w:val="4480D338"/>
    <w:rsid w:val="44907476"/>
    <w:rsid w:val="44B9420C"/>
    <w:rsid w:val="44CEECBA"/>
    <w:rsid w:val="44D2CB1F"/>
    <w:rsid w:val="44E8E09A"/>
    <w:rsid w:val="451B9D34"/>
    <w:rsid w:val="451DFE82"/>
    <w:rsid w:val="45248B73"/>
    <w:rsid w:val="45269758"/>
    <w:rsid w:val="45391671"/>
    <w:rsid w:val="4541B6ED"/>
    <w:rsid w:val="4569F83D"/>
    <w:rsid w:val="45853639"/>
    <w:rsid w:val="45A70ACE"/>
    <w:rsid w:val="45BFF915"/>
    <w:rsid w:val="45C784EB"/>
    <w:rsid w:val="45D39A9E"/>
    <w:rsid w:val="45DCCA52"/>
    <w:rsid w:val="460D17C3"/>
    <w:rsid w:val="4621C02B"/>
    <w:rsid w:val="4633837F"/>
    <w:rsid w:val="463C7EAF"/>
    <w:rsid w:val="46473723"/>
    <w:rsid w:val="466ACA19"/>
    <w:rsid w:val="466DE2C4"/>
    <w:rsid w:val="466E38AB"/>
    <w:rsid w:val="467A2E3F"/>
    <w:rsid w:val="468F2744"/>
    <w:rsid w:val="46C5F579"/>
    <w:rsid w:val="46C93311"/>
    <w:rsid w:val="46CD37E1"/>
    <w:rsid w:val="46E39C23"/>
    <w:rsid w:val="46FB7CA0"/>
    <w:rsid w:val="46FC00D4"/>
    <w:rsid w:val="472BBA57"/>
    <w:rsid w:val="4736D93C"/>
    <w:rsid w:val="473859F2"/>
    <w:rsid w:val="47512A27"/>
    <w:rsid w:val="47701BD1"/>
    <w:rsid w:val="4784135D"/>
    <w:rsid w:val="4796EE64"/>
    <w:rsid w:val="4841AE1D"/>
    <w:rsid w:val="4844D6B8"/>
    <w:rsid w:val="484F0744"/>
    <w:rsid w:val="4855C6F1"/>
    <w:rsid w:val="4857E028"/>
    <w:rsid w:val="485C25C8"/>
    <w:rsid w:val="48859EE1"/>
    <w:rsid w:val="489F6CE0"/>
    <w:rsid w:val="48D30B4B"/>
    <w:rsid w:val="48DD8033"/>
    <w:rsid w:val="48EEF477"/>
    <w:rsid w:val="490D6F6E"/>
    <w:rsid w:val="49132B30"/>
    <w:rsid w:val="49237402"/>
    <w:rsid w:val="493DF62F"/>
    <w:rsid w:val="49533C6E"/>
    <w:rsid w:val="497C5592"/>
    <w:rsid w:val="4982A8FA"/>
    <w:rsid w:val="498A4D69"/>
    <w:rsid w:val="4990EA32"/>
    <w:rsid w:val="499663B6"/>
    <w:rsid w:val="49B48F92"/>
    <w:rsid w:val="49BDA324"/>
    <w:rsid w:val="49C00546"/>
    <w:rsid w:val="49CB0B5D"/>
    <w:rsid w:val="4A5D9EE2"/>
    <w:rsid w:val="4A5FE84E"/>
    <w:rsid w:val="4A910DB2"/>
    <w:rsid w:val="4A9485D4"/>
    <w:rsid w:val="4A96E01C"/>
    <w:rsid w:val="4AC62576"/>
    <w:rsid w:val="4AD50D6D"/>
    <w:rsid w:val="4AD90765"/>
    <w:rsid w:val="4ADA1959"/>
    <w:rsid w:val="4AE9998D"/>
    <w:rsid w:val="4B367F47"/>
    <w:rsid w:val="4B8C418A"/>
    <w:rsid w:val="4B9D8E86"/>
    <w:rsid w:val="4BCCC346"/>
    <w:rsid w:val="4BD3E763"/>
    <w:rsid w:val="4C2830B8"/>
    <w:rsid w:val="4C2CF619"/>
    <w:rsid w:val="4C909C1A"/>
    <w:rsid w:val="4CA469B0"/>
    <w:rsid w:val="4D043B75"/>
    <w:rsid w:val="4D0F3ACE"/>
    <w:rsid w:val="4D227F5A"/>
    <w:rsid w:val="4D61E621"/>
    <w:rsid w:val="4D735E18"/>
    <w:rsid w:val="4D75F211"/>
    <w:rsid w:val="4D857865"/>
    <w:rsid w:val="4D956E78"/>
    <w:rsid w:val="4E0D2DE2"/>
    <w:rsid w:val="4E1775B7"/>
    <w:rsid w:val="4E195B6B"/>
    <w:rsid w:val="4E2ADED2"/>
    <w:rsid w:val="4E3A8739"/>
    <w:rsid w:val="4E60814C"/>
    <w:rsid w:val="4E6D768C"/>
    <w:rsid w:val="4E7729DF"/>
    <w:rsid w:val="4E840C53"/>
    <w:rsid w:val="4E90592A"/>
    <w:rsid w:val="4EACA8BE"/>
    <w:rsid w:val="4ECEB7B3"/>
    <w:rsid w:val="4EE8A2DF"/>
    <w:rsid w:val="4EF2D635"/>
    <w:rsid w:val="4F1A2554"/>
    <w:rsid w:val="4F2D1C58"/>
    <w:rsid w:val="4F38374A"/>
    <w:rsid w:val="4F636044"/>
    <w:rsid w:val="4F6D83B1"/>
    <w:rsid w:val="4F6ED8EA"/>
    <w:rsid w:val="4FD29EA7"/>
    <w:rsid w:val="4FEB1897"/>
    <w:rsid w:val="4FEE5E2E"/>
    <w:rsid w:val="4FF1562A"/>
    <w:rsid w:val="5002EA0F"/>
    <w:rsid w:val="50456BC2"/>
    <w:rsid w:val="50763CA4"/>
    <w:rsid w:val="50B087D6"/>
    <w:rsid w:val="50BA79A0"/>
    <w:rsid w:val="50D0E250"/>
    <w:rsid w:val="50FE10FF"/>
    <w:rsid w:val="51199DF5"/>
    <w:rsid w:val="511F627C"/>
    <w:rsid w:val="513A92BE"/>
    <w:rsid w:val="514004DD"/>
    <w:rsid w:val="515454C2"/>
    <w:rsid w:val="5155B5B0"/>
    <w:rsid w:val="517D2EA2"/>
    <w:rsid w:val="5183477D"/>
    <w:rsid w:val="518645C0"/>
    <w:rsid w:val="51898B09"/>
    <w:rsid w:val="51A04847"/>
    <w:rsid w:val="51B28620"/>
    <w:rsid w:val="51E1F03B"/>
    <w:rsid w:val="51FBB497"/>
    <w:rsid w:val="51FCF257"/>
    <w:rsid w:val="5214EEDD"/>
    <w:rsid w:val="522297DF"/>
    <w:rsid w:val="5279ED12"/>
    <w:rsid w:val="52A65E29"/>
    <w:rsid w:val="531EA3B9"/>
    <w:rsid w:val="5338DA0E"/>
    <w:rsid w:val="533EF054"/>
    <w:rsid w:val="53741C99"/>
    <w:rsid w:val="537AD601"/>
    <w:rsid w:val="539B6F54"/>
    <w:rsid w:val="53A46F71"/>
    <w:rsid w:val="53BB01DB"/>
    <w:rsid w:val="53EE3F4B"/>
    <w:rsid w:val="541E3D25"/>
    <w:rsid w:val="543D70E1"/>
    <w:rsid w:val="546283A5"/>
    <w:rsid w:val="5494DB93"/>
    <w:rsid w:val="54EE2F85"/>
    <w:rsid w:val="5522B322"/>
    <w:rsid w:val="5543D412"/>
    <w:rsid w:val="55639059"/>
    <w:rsid w:val="5564CB0F"/>
    <w:rsid w:val="5579CFBD"/>
    <w:rsid w:val="5581A640"/>
    <w:rsid w:val="559A38D5"/>
    <w:rsid w:val="55B2BED5"/>
    <w:rsid w:val="55BC41DE"/>
    <w:rsid w:val="55E8A8CF"/>
    <w:rsid w:val="55FCAF23"/>
    <w:rsid w:val="561B9E05"/>
    <w:rsid w:val="56712FD5"/>
    <w:rsid w:val="567559EA"/>
    <w:rsid w:val="5697DB3D"/>
    <w:rsid w:val="56BA48EB"/>
    <w:rsid w:val="56C8447E"/>
    <w:rsid w:val="56CA7DD8"/>
    <w:rsid w:val="56EEE31F"/>
    <w:rsid w:val="57482E5C"/>
    <w:rsid w:val="574E18DC"/>
    <w:rsid w:val="576F7AE7"/>
    <w:rsid w:val="5772C6C8"/>
    <w:rsid w:val="57B86EDF"/>
    <w:rsid w:val="57C02558"/>
    <w:rsid w:val="57DFA42A"/>
    <w:rsid w:val="57FDC804"/>
    <w:rsid w:val="5823B151"/>
    <w:rsid w:val="582779C7"/>
    <w:rsid w:val="582D837B"/>
    <w:rsid w:val="5834A3EE"/>
    <w:rsid w:val="584A8062"/>
    <w:rsid w:val="5865A257"/>
    <w:rsid w:val="5866FE95"/>
    <w:rsid w:val="58866AAB"/>
    <w:rsid w:val="58972492"/>
    <w:rsid w:val="58AA47E9"/>
    <w:rsid w:val="58ADCD98"/>
    <w:rsid w:val="58B72513"/>
    <w:rsid w:val="58C828D2"/>
    <w:rsid w:val="58D3E44A"/>
    <w:rsid w:val="5902C012"/>
    <w:rsid w:val="592738B8"/>
    <w:rsid w:val="5927E579"/>
    <w:rsid w:val="592D838A"/>
    <w:rsid w:val="59368F22"/>
    <w:rsid w:val="5942B66D"/>
    <w:rsid w:val="595454CA"/>
    <w:rsid w:val="5957336D"/>
    <w:rsid w:val="59590E0B"/>
    <w:rsid w:val="59660B75"/>
    <w:rsid w:val="5968FDC1"/>
    <w:rsid w:val="59777116"/>
    <w:rsid w:val="597AF66B"/>
    <w:rsid w:val="59D1DA58"/>
    <w:rsid w:val="59E411D4"/>
    <w:rsid w:val="59F195DA"/>
    <w:rsid w:val="5A7BD1D8"/>
    <w:rsid w:val="5A9EDE7A"/>
    <w:rsid w:val="5AB6659E"/>
    <w:rsid w:val="5AD6D6E5"/>
    <w:rsid w:val="5AE44074"/>
    <w:rsid w:val="5B1A3154"/>
    <w:rsid w:val="5B1EE24B"/>
    <w:rsid w:val="5B1FC29A"/>
    <w:rsid w:val="5B24654A"/>
    <w:rsid w:val="5B345B39"/>
    <w:rsid w:val="5B37C76A"/>
    <w:rsid w:val="5B38130B"/>
    <w:rsid w:val="5B485FE0"/>
    <w:rsid w:val="5B4C5144"/>
    <w:rsid w:val="5B5987A1"/>
    <w:rsid w:val="5B63D893"/>
    <w:rsid w:val="5B7839A0"/>
    <w:rsid w:val="5B98101D"/>
    <w:rsid w:val="5BC47A1A"/>
    <w:rsid w:val="5BFFA282"/>
    <w:rsid w:val="5C210DA2"/>
    <w:rsid w:val="5C2CF891"/>
    <w:rsid w:val="5C41D088"/>
    <w:rsid w:val="5C460E76"/>
    <w:rsid w:val="5C57E6CD"/>
    <w:rsid w:val="5C72AF1D"/>
    <w:rsid w:val="5C9EE698"/>
    <w:rsid w:val="5C9FD805"/>
    <w:rsid w:val="5CB14D98"/>
    <w:rsid w:val="5CB6286B"/>
    <w:rsid w:val="5CC39533"/>
    <w:rsid w:val="5CCBBFDD"/>
    <w:rsid w:val="5CF44EE4"/>
    <w:rsid w:val="5D053329"/>
    <w:rsid w:val="5D1B7128"/>
    <w:rsid w:val="5D40A312"/>
    <w:rsid w:val="5D5AFF3D"/>
    <w:rsid w:val="5D82303A"/>
    <w:rsid w:val="5D8BF795"/>
    <w:rsid w:val="5D9B8B3E"/>
    <w:rsid w:val="5DA33F14"/>
    <w:rsid w:val="5DA3462D"/>
    <w:rsid w:val="5DAAE675"/>
    <w:rsid w:val="5DD126D2"/>
    <w:rsid w:val="5DEA0661"/>
    <w:rsid w:val="5E03E091"/>
    <w:rsid w:val="5E2CC0C7"/>
    <w:rsid w:val="5E4A084C"/>
    <w:rsid w:val="5E666430"/>
    <w:rsid w:val="5E7B9626"/>
    <w:rsid w:val="5E892EB6"/>
    <w:rsid w:val="5E8AFCA8"/>
    <w:rsid w:val="5E8D425A"/>
    <w:rsid w:val="5EF40052"/>
    <w:rsid w:val="5F0CF7C9"/>
    <w:rsid w:val="5F21BBC9"/>
    <w:rsid w:val="5F4E487A"/>
    <w:rsid w:val="5F5C0B31"/>
    <w:rsid w:val="5F67D218"/>
    <w:rsid w:val="5F708EF6"/>
    <w:rsid w:val="5F912277"/>
    <w:rsid w:val="5FA9B00F"/>
    <w:rsid w:val="600B3827"/>
    <w:rsid w:val="602FE55D"/>
    <w:rsid w:val="603A6EF1"/>
    <w:rsid w:val="603B631E"/>
    <w:rsid w:val="6074CDAD"/>
    <w:rsid w:val="6075B47B"/>
    <w:rsid w:val="607E3701"/>
    <w:rsid w:val="60B35253"/>
    <w:rsid w:val="60C2D885"/>
    <w:rsid w:val="612086EF"/>
    <w:rsid w:val="612EE504"/>
    <w:rsid w:val="61438AB6"/>
    <w:rsid w:val="615A3A29"/>
    <w:rsid w:val="615D9C42"/>
    <w:rsid w:val="6165F622"/>
    <w:rsid w:val="617C6D07"/>
    <w:rsid w:val="617DD03A"/>
    <w:rsid w:val="618DFA66"/>
    <w:rsid w:val="61B31323"/>
    <w:rsid w:val="61B71ACA"/>
    <w:rsid w:val="620842DC"/>
    <w:rsid w:val="620EF8B1"/>
    <w:rsid w:val="621A826E"/>
    <w:rsid w:val="621FA40F"/>
    <w:rsid w:val="622CE59E"/>
    <w:rsid w:val="624E4D36"/>
    <w:rsid w:val="6256442A"/>
    <w:rsid w:val="625B1969"/>
    <w:rsid w:val="627884F1"/>
    <w:rsid w:val="627C9749"/>
    <w:rsid w:val="6289E4A6"/>
    <w:rsid w:val="628BEE0B"/>
    <w:rsid w:val="62A6C677"/>
    <w:rsid w:val="62AD1677"/>
    <w:rsid w:val="62C5665C"/>
    <w:rsid w:val="62D22099"/>
    <w:rsid w:val="62DDC9FD"/>
    <w:rsid w:val="62EDAC3D"/>
    <w:rsid w:val="630893FE"/>
    <w:rsid w:val="6319F5EE"/>
    <w:rsid w:val="631E80FE"/>
    <w:rsid w:val="636DBFAB"/>
    <w:rsid w:val="637EAC3E"/>
    <w:rsid w:val="6380BE05"/>
    <w:rsid w:val="63B1D04E"/>
    <w:rsid w:val="63C2CF5C"/>
    <w:rsid w:val="63D1392F"/>
    <w:rsid w:val="63EE582F"/>
    <w:rsid w:val="63F45632"/>
    <w:rsid w:val="641E7364"/>
    <w:rsid w:val="64204D2B"/>
    <w:rsid w:val="643C92AF"/>
    <w:rsid w:val="6447B21A"/>
    <w:rsid w:val="645871B9"/>
    <w:rsid w:val="645F4D49"/>
    <w:rsid w:val="646A6D2F"/>
    <w:rsid w:val="64737BEE"/>
    <w:rsid w:val="647DC3CF"/>
    <w:rsid w:val="6496A0BA"/>
    <w:rsid w:val="64D4F87E"/>
    <w:rsid w:val="64E4B549"/>
    <w:rsid w:val="64EFBDAE"/>
    <w:rsid w:val="65020F0C"/>
    <w:rsid w:val="652D0F63"/>
    <w:rsid w:val="65522AA9"/>
    <w:rsid w:val="65627934"/>
    <w:rsid w:val="65632E2B"/>
    <w:rsid w:val="656E4F00"/>
    <w:rsid w:val="65788E5D"/>
    <w:rsid w:val="6580EB14"/>
    <w:rsid w:val="659BFFD8"/>
    <w:rsid w:val="65DE61B0"/>
    <w:rsid w:val="661CE3B1"/>
    <w:rsid w:val="6626BA73"/>
    <w:rsid w:val="663D4372"/>
    <w:rsid w:val="663F46CE"/>
    <w:rsid w:val="66406C86"/>
    <w:rsid w:val="66455D0E"/>
    <w:rsid w:val="66652AC8"/>
    <w:rsid w:val="6678A53F"/>
    <w:rsid w:val="66A60A77"/>
    <w:rsid w:val="66AFB742"/>
    <w:rsid w:val="66BABEAA"/>
    <w:rsid w:val="66BE98ED"/>
    <w:rsid w:val="66CB66A6"/>
    <w:rsid w:val="66DDF479"/>
    <w:rsid w:val="66F1F7CE"/>
    <w:rsid w:val="6725AC56"/>
    <w:rsid w:val="676E1C3C"/>
    <w:rsid w:val="679042A6"/>
    <w:rsid w:val="68253566"/>
    <w:rsid w:val="68282864"/>
    <w:rsid w:val="6868D6FD"/>
    <w:rsid w:val="6868F62D"/>
    <w:rsid w:val="6877FD85"/>
    <w:rsid w:val="6878D78A"/>
    <w:rsid w:val="687BF7EB"/>
    <w:rsid w:val="687DF1EB"/>
    <w:rsid w:val="68A72920"/>
    <w:rsid w:val="68B63FEC"/>
    <w:rsid w:val="68D05E4C"/>
    <w:rsid w:val="68E5AB84"/>
    <w:rsid w:val="68FB6FF1"/>
    <w:rsid w:val="6902C05A"/>
    <w:rsid w:val="691D4702"/>
    <w:rsid w:val="6931F297"/>
    <w:rsid w:val="695A3CD5"/>
    <w:rsid w:val="695F4170"/>
    <w:rsid w:val="69689F0D"/>
    <w:rsid w:val="69712F59"/>
    <w:rsid w:val="69B5FAA9"/>
    <w:rsid w:val="69B6A713"/>
    <w:rsid w:val="69BE132C"/>
    <w:rsid w:val="69CF56A7"/>
    <w:rsid w:val="69E0D245"/>
    <w:rsid w:val="69EB56B1"/>
    <w:rsid w:val="69F97035"/>
    <w:rsid w:val="6A0C1C15"/>
    <w:rsid w:val="6A0DA1AA"/>
    <w:rsid w:val="6A35BB2F"/>
    <w:rsid w:val="6A3CD442"/>
    <w:rsid w:val="6A410D21"/>
    <w:rsid w:val="6A858EC8"/>
    <w:rsid w:val="6ACD2D1C"/>
    <w:rsid w:val="6B2016AA"/>
    <w:rsid w:val="6B2EE721"/>
    <w:rsid w:val="6B41E9F8"/>
    <w:rsid w:val="6B59EF46"/>
    <w:rsid w:val="6B6ABB00"/>
    <w:rsid w:val="6B7F746B"/>
    <w:rsid w:val="6B88A450"/>
    <w:rsid w:val="6B94E099"/>
    <w:rsid w:val="6B94F08C"/>
    <w:rsid w:val="6BCBFCEB"/>
    <w:rsid w:val="6BCEE938"/>
    <w:rsid w:val="6BFF74DE"/>
    <w:rsid w:val="6C136609"/>
    <w:rsid w:val="6C1DDFF5"/>
    <w:rsid w:val="6C20A3D2"/>
    <w:rsid w:val="6C5DC342"/>
    <w:rsid w:val="6C859928"/>
    <w:rsid w:val="6C8B154E"/>
    <w:rsid w:val="6C8F4589"/>
    <w:rsid w:val="6C8FEE6D"/>
    <w:rsid w:val="6C9F572D"/>
    <w:rsid w:val="6CA8476F"/>
    <w:rsid w:val="6CBE61EF"/>
    <w:rsid w:val="6CC86835"/>
    <w:rsid w:val="6CC8E3CE"/>
    <w:rsid w:val="6CEC5421"/>
    <w:rsid w:val="6CF5A683"/>
    <w:rsid w:val="6D03ABFF"/>
    <w:rsid w:val="6D04C849"/>
    <w:rsid w:val="6D1B4DD1"/>
    <w:rsid w:val="6D212EAA"/>
    <w:rsid w:val="6D2BCED4"/>
    <w:rsid w:val="6D6A90D9"/>
    <w:rsid w:val="6D79A31F"/>
    <w:rsid w:val="6DA4B5FC"/>
    <w:rsid w:val="6DED398C"/>
    <w:rsid w:val="6DFA976F"/>
    <w:rsid w:val="6E03A694"/>
    <w:rsid w:val="6E2A23DC"/>
    <w:rsid w:val="6E3647A5"/>
    <w:rsid w:val="6E44FBD5"/>
    <w:rsid w:val="6E45BEB9"/>
    <w:rsid w:val="6E5B9C91"/>
    <w:rsid w:val="6E7162F6"/>
    <w:rsid w:val="6E8D2972"/>
    <w:rsid w:val="6E99C13C"/>
    <w:rsid w:val="6EA4576E"/>
    <w:rsid w:val="6EB74337"/>
    <w:rsid w:val="6ECEFDE0"/>
    <w:rsid w:val="6EE3B024"/>
    <w:rsid w:val="6EE60F41"/>
    <w:rsid w:val="6EEE086F"/>
    <w:rsid w:val="6F0BF4AA"/>
    <w:rsid w:val="6F1BA8C0"/>
    <w:rsid w:val="6F21CE99"/>
    <w:rsid w:val="6F32E7AB"/>
    <w:rsid w:val="6F4A562F"/>
    <w:rsid w:val="6F7C82F0"/>
    <w:rsid w:val="6F87759B"/>
    <w:rsid w:val="6FB7BF00"/>
    <w:rsid w:val="6FC0B6B5"/>
    <w:rsid w:val="6FC13985"/>
    <w:rsid w:val="6FF586A4"/>
    <w:rsid w:val="7023985C"/>
    <w:rsid w:val="702DE483"/>
    <w:rsid w:val="70302EB5"/>
    <w:rsid w:val="70388205"/>
    <w:rsid w:val="7041B162"/>
    <w:rsid w:val="70500570"/>
    <w:rsid w:val="70CD9658"/>
    <w:rsid w:val="70D694B5"/>
    <w:rsid w:val="70EA8FDD"/>
    <w:rsid w:val="70F236EE"/>
    <w:rsid w:val="71125C91"/>
    <w:rsid w:val="7119D3EC"/>
    <w:rsid w:val="713EF413"/>
    <w:rsid w:val="715D20F4"/>
    <w:rsid w:val="7164ADD2"/>
    <w:rsid w:val="716E47A3"/>
    <w:rsid w:val="7175A0A1"/>
    <w:rsid w:val="71A698D3"/>
    <w:rsid w:val="71CAB698"/>
    <w:rsid w:val="71E085F8"/>
    <w:rsid w:val="71EE54C8"/>
    <w:rsid w:val="71EEBAB6"/>
    <w:rsid w:val="720603D1"/>
    <w:rsid w:val="720C171F"/>
    <w:rsid w:val="722C28BF"/>
    <w:rsid w:val="7258873C"/>
    <w:rsid w:val="725FA029"/>
    <w:rsid w:val="72813181"/>
    <w:rsid w:val="728D9973"/>
    <w:rsid w:val="72A9D2EB"/>
    <w:rsid w:val="72D18866"/>
    <w:rsid w:val="72D2A60F"/>
    <w:rsid w:val="72D47D32"/>
    <w:rsid w:val="72E0CD7F"/>
    <w:rsid w:val="72E71524"/>
    <w:rsid w:val="72F3AA45"/>
    <w:rsid w:val="73222ACF"/>
    <w:rsid w:val="73269FC0"/>
    <w:rsid w:val="732BD75B"/>
    <w:rsid w:val="7343A4BC"/>
    <w:rsid w:val="737846A3"/>
    <w:rsid w:val="73873DAB"/>
    <w:rsid w:val="73A08E76"/>
    <w:rsid w:val="73A93ACE"/>
    <w:rsid w:val="73E29AFD"/>
    <w:rsid w:val="7400A9C5"/>
    <w:rsid w:val="74015EE7"/>
    <w:rsid w:val="7425BF5E"/>
    <w:rsid w:val="743337CD"/>
    <w:rsid w:val="747D7B4F"/>
    <w:rsid w:val="74CD01A4"/>
    <w:rsid w:val="750FCB74"/>
    <w:rsid w:val="75238D99"/>
    <w:rsid w:val="7535A70B"/>
    <w:rsid w:val="75450207"/>
    <w:rsid w:val="7569BA0D"/>
    <w:rsid w:val="756E6E6B"/>
    <w:rsid w:val="7583CB84"/>
    <w:rsid w:val="758F798A"/>
    <w:rsid w:val="7595A87D"/>
    <w:rsid w:val="759A8207"/>
    <w:rsid w:val="759EA4D7"/>
    <w:rsid w:val="75C871E0"/>
    <w:rsid w:val="75FD458A"/>
    <w:rsid w:val="7605C946"/>
    <w:rsid w:val="762B886F"/>
    <w:rsid w:val="7636E93F"/>
    <w:rsid w:val="76592001"/>
    <w:rsid w:val="768124C7"/>
    <w:rsid w:val="7682E6EA"/>
    <w:rsid w:val="76A6BB0A"/>
    <w:rsid w:val="76E40144"/>
    <w:rsid w:val="77091CA4"/>
    <w:rsid w:val="777CF8CE"/>
    <w:rsid w:val="77C4780C"/>
    <w:rsid w:val="77F54BAB"/>
    <w:rsid w:val="77F68C69"/>
    <w:rsid w:val="77F83BC5"/>
    <w:rsid w:val="78117FF7"/>
    <w:rsid w:val="782BFEC9"/>
    <w:rsid w:val="7850A70E"/>
    <w:rsid w:val="7856F15A"/>
    <w:rsid w:val="785BDC26"/>
    <w:rsid w:val="786B76E7"/>
    <w:rsid w:val="7888E205"/>
    <w:rsid w:val="788A633D"/>
    <w:rsid w:val="78AF916E"/>
    <w:rsid w:val="78C345D3"/>
    <w:rsid w:val="78CF1D43"/>
    <w:rsid w:val="78D96D15"/>
    <w:rsid w:val="792A76E1"/>
    <w:rsid w:val="7952E41A"/>
    <w:rsid w:val="7962420E"/>
    <w:rsid w:val="7990F820"/>
    <w:rsid w:val="79A72E6B"/>
    <w:rsid w:val="79AE233D"/>
    <w:rsid w:val="79CDD948"/>
    <w:rsid w:val="7A1398AB"/>
    <w:rsid w:val="7A232E3A"/>
    <w:rsid w:val="7A54D78E"/>
    <w:rsid w:val="7A7079E4"/>
    <w:rsid w:val="7AA24B9E"/>
    <w:rsid w:val="7ABF51B3"/>
    <w:rsid w:val="7AEDE232"/>
    <w:rsid w:val="7B09C829"/>
    <w:rsid w:val="7B22BFA4"/>
    <w:rsid w:val="7B2C8EC5"/>
    <w:rsid w:val="7B2D09A8"/>
    <w:rsid w:val="7B3E9F62"/>
    <w:rsid w:val="7B800FCE"/>
    <w:rsid w:val="7B8255F7"/>
    <w:rsid w:val="7BC335CB"/>
    <w:rsid w:val="7BD4858D"/>
    <w:rsid w:val="7C0C6388"/>
    <w:rsid w:val="7C1B6561"/>
    <w:rsid w:val="7CA8C2F7"/>
    <w:rsid w:val="7D59AC0F"/>
    <w:rsid w:val="7D62AB9C"/>
    <w:rsid w:val="7D6A531B"/>
    <w:rsid w:val="7D6B775E"/>
    <w:rsid w:val="7D755A05"/>
    <w:rsid w:val="7D77713B"/>
    <w:rsid w:val="7D7792DE"/>
    <w:rsid w:val="7D7A8369"/>
    <w:rsid w:val="7DB91294"/>
    <w:rsid w:val="7DBBF054"/>
    <w:rsid w:val="7DC0393F"/>
    <w:rsid w:val="7DF2B051"/>
    <w:rsid w:val="7E10C1DA"/>
    <w:rsid w:val="7E188CD2"/>
    <w:rsid w:val="7E2D32CC"/>
    <w:rsid w:val="7E4EC118"/>
    <w:rsid w:val="7E90F15F"/>
    <w:rsid w:val="7EC9AA48"/>
    <w:rsid w:val="7EE4CCEC"/>
    <w:rsid w:val="7EE55B02"/>
    <w:rsid w:val="7EEC0D5D"/>
    <w:rsid w:val="7F0764FC"/>
    <w:rsid w:val="7F2824CA"/>
    <w:rsid w:val="7F3B0A4C"/>
    <w:rsid w:val="7F407FB2"/>
    <w:rsid w:val="7F450300"/>
    <w:rsid w:val="7F4ED79F"/>
    <w:rsid w:val="7F86AC12"/>
    <w:rsid w:val="7F895867"/>
    <w:rsid w:val="7F8C0E0A"/>
    <w:rsid w:val="7F9319CE"/>
    <w:rsid w:val="7F9DA92C"/>
    <w:rsid w:val="7F9DABF2"/>
    <w:rsid w:val="7FCE58C7"/>
    <w:rsid w:val="7FE3C8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5B7A9"/>
  <w15:chartTrackingRefBased/>
  <w15:docId w15:val="{26E37258-BF01-474D-A401-72194875E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98F"/>
  </w:style>
  <w:style w:type="paragraph" w:styleId="Heading1">
    <w:name w:val="heading 1"/>
    <w:basedOn w:val="Normal"/>
    <w:next w:val="Normal"/>
    <w:link w:val="Heading1Char"/>
    <w:uiPriority w:val="9"/>
    <w:qFormat/>
    <w:rsid w:val="00965F21"/>
    <w:pPr>
      <w:keepNext/>
      <w:keepLines/>
      <w:spacing w:before="600" w:after="60"/>
      <w:contextualSpacing/>
      <w:outlineLvl w:val="0"/>
    </w:pPr>
    <w:rPr>
      <w:rFonts w:asciiTheme="majorHAnsi" w:eastAsiaTheme="majorEastAsia" w:hAnsiTheme="majorHAnsi" w:cstheme="majorBidi"/>
      <w:color w:val="C00000"/>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64796C"/>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F21"/>
    <w:rPr>
      <w:rFonts w:asciiTheme="majorHAnsi" w:eastAsiaTheme="majorEastAsia" w:hAnsiTheme="majorHAnsi" w:cstheme="majorBidi"/>
      <w:color w:val="C00000"/>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965F21"/>
    <w:pPr>
      <w:spacing w:before="480" w:after="40" w:line="240" w:lineRule="auto"/>
      <w:contextualSpacing/>
      <w:jc w:val="center"/>
    </w:pPr>
    <w:rPr>
      <w:rFonts w:asciiTheme="majorHAnsi" w:eastAsiaTheme="majorEastAsia" w:hAnsiTheme="majorHAnsi" w:cstheme="majorBidi"/>
      <w:color w:val="C00000"/>
      <w:kern w:val="28"/>
      <w:sz w:val="60"/>
    </w:rPr>
  </w:style>
  <w:style w:type="character" w:customStyle="1" w:styleId="TitleChar">
    <w:name w:val="Title Char"/>
    <w:basedOn w:val="DefaultParagraphFont"/>
    <w:link w:val="Title"/>
    <w:uiPriority w:val="2"/>
    <w:rsid w:val="00965F21"/>
    <w:rPr>
      <w:rFonts w:asciiTheme="majorHAnsi" w:eastAsiaTheme="majorEastAsia" w:hAnsiTheme="majorHAnsi" w:cstheme="majorBidi"/>
      <w:color w:val="C00000"/>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unhideWhenUsed/>
    <w:rsid w:val="00C6554A"/>
    <w:pPr>
      <w:spacing w:line="240" w:lineRule="auto"/>
    </w:pPr>
    <w:rPr>
      <w:szCs w:val="20"/>
    </w:rPr>
  </w:style>
  <w:style w:type="character" w:customStyle="1" w:styleId="CommentTextChar">
    <w:name w:val="Comment Text Char"/>
    <w:basedOn w:val="DefaultParagraphFont"/>
    <w:link w:val="CommentText"/>
    <w:uiPriority w:val="99"/>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965F21"/>
    <w:pPr>
      <w:spacing w:before="240" w:after="0" w:line="259" w:lineRule="auto"/>
      <w:contextualSpacing w:val="0"/>
      <w:outlineLvl w:val="9"/>
    </w:pPr>
    <w:rPr>
      <w:color w:val="007789" w:themeColor="accent1" w:themeShade="BF"/>
      <w:szCs w:val="32"/>
    </w:rPr>
  </w:style>
  <w:style w:type="paragraph" w:styleId="TOC1">
    <w:name w:val="toc 1"/>
    <w:basedOn w:val="Normal"/>
    <w:next w:val="Normal"/>
    <w:autoRedefine/>
    <w:uiPriority w:val="39"/>
    <w:unhideWhenUsed/>
    <w:rsid w:val="00965F21"/>
    <w:pPr>
      <w:spacing w:after="100"/>
    </w:pPr>
  </w:style>
  <w:style w:type="paragraph" w:styleId="TOC2">
    <w:name w:val="toc 2"/>
    <w:basedOn w:val="Normal"/>
    <w:next w:val="Normal"/>
    <w:autoRedefine/>
    <w:uiPriority w:val="39"/>
    <w:unhideWhenUsed/>
    <w:rsid w:val="00965F21"/>
    <w:pPr>
      <w:spacing w:after="100"/>
      <w:ind w:left="220"/>
    </w:pPr>
  </w:style>
  <w:style w:type="paragraph" w:styleId="Revision">
    <w:name w:val="Revision"/>
    <w:hidden/>
    <w:uiPriority w:val="99"/>
    <w:semiHidden/>
    <w:rsid w:val="00375B24"/>
    <w:pPr>
      <w:spacing w:before="0" w:after="0" w:line="240" w:lineRule="auto"/>
    </w:pPr>
  </w:style>
  <w:style w:type="character" w:styleId="UnresolvedMention">
    <w:name w:val="Unresolved Mention"/>
    <w:basedOn w:val="DefaultParagraphFont"/>
    <w:uiPriority w:val="99"/>
    <w:semiHidden/>
    <w:unhideWhenUsed/>
    <w:rsid w:val="00B82E31"/>
    <w:rPr>
      <w:color w:val="605E5C"/>
      <w:shd w:val="clear" w:color="auto" w:fill="E1DFDD"/>
    </w:rPr>
  </w:style>
  <w:style w:type="character" w:customStyle="1" w:styleId="Heading4Char">
    <w:name w:val="Heading 4 Char"/>
    <w:basedOn w:val="DefaultParagraphFont"/>
    <w:link w:val="Heading4"/>
    <w:uiPriority w:val="9"/>
    <w:semiHidden/>
    <w:rsid w:val="0064796C"/>
    <w:rPr>
      <w:rFonts w:asciiTheme="majorHAnsi" w:eastAsiaTheme="majorEastAsia" w:hAnsiTheme="majorHAnsi" w:cstheme="majorBidi"/>
      <w:i/>
      <w:iCs/>
      <w:color w:val="007789" w:themeColor="accent1" w:themeShade="BF"/>
    </w:rPr>
  </w:style>
  <w:style w:type="paragraph" w:styleId="ListParagraph">
    <w:name w:val="List Paragraph"/>
    <w:basedOn w:val="Normal"/>
    <w:uiPriority w:val="34"/>
    <w:qFormat/>
    <w:rsid w:val="00E55637"/>
    <w:pPr>
      <w:ind w:left="720"/>
      <w:contextualSpacing/>
    </w:pPr>
  </w:style>
  <w:style w:type="paragraph" w:styleId="NormalWeb">
    <w:name w:val="Normal (Web)"/>
    <w:basedOn w:val="Normal"/>
    <w:uiPriority w:val="99"/>
    <w:semiHidden/>
    <w:unhideWhenUsed/>
    <w:rsid w:val="00A7688F"/>
    <w:rPr>
      <w:rFonts w:ascii="Times New Roman" w:hAnsi="Times New Roman" w:cs="Times New Roman"/>
      <w:sz w:val="24"/>
      <w:szCs w:val="24"/>
    </w:rPr>
  </w:style>
  <w:style w:type="paragraph" w:styleId="Bibliography">
    <w:name w:val="Bibliography"/>
    <w:basedOn w:val="Normal"/>
    <w:next w:val="Normal"/>
    <w:uiPriority w:val="37"/>
    <w:unhideWhenUsed/>
    <w:rsid w:val="00590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9168">
      <w:bodyDiv w:val="1"/>
      <w:marLeft w:val="0"/>
      <w:marRight w:val="0"/>
      <w:marTop w:val="0"/>
      <w:marBottom w:val="0"/>
      <w:divBdr>
        <w:top w:val="none" w:sz="0" w:space="0" w:color="auto"/>
        <w:left w:val="none" w:sz="0" w:space="0" w:color="auto"/>
        <w:bottom w:val="none" w:sz="0" w:space="0" w:color="auto"/>
        <w:right w:val="none" w:sz="0" w:space="0" w:color="auto"/>
      </w:divBdr>
    </w:div>
    <w:div w:id="31923954">
      <w:bodyDiv w:val="1"/>
      <w:marLeft w:val="0"/>
      <w:marRight w:val="0"/>
      <w:marTop w:val="0"/>
      <w:marBottom w:val="0"/>
      <w:divBdr>
        <w:top w:val="none" w:sz="0" w:space="0" w:color="auto"/>
        <w:left w:val="none" w:sz="0" w:space="0" w:color="auto"/>
        <w:bottom w:val="none" w:sz="0" w:space="0" w:color="auto"/>
        <w:right w:val="none" w:sz="0" w:space="0" w:color="auto"/>
      </w:divBdr>
    </w:div>
    <w:div w:id="32075422">
      <w:bodyDiv w:val="1"/>
      <w:marLeft w:val="0"/>
      <w:marRight w:val="0"/>
      <w:marTop w:val="0"/>
      <w:marBottom w:val="0"/>
      <w:divBdr>
        <w:top w:val="none" w:sz="0" w:space="0" w:color="auto"/>
        <w:left w:val="none" w:sz="0" w:space="0" w:color="auto"/>
        <w:bottom w:val="none" w:sz="0" w:space="0" w:color="auto"/>
        <w:right w:val="none" w:sz="0" w:space="0" w:color="auto"/>
      </w:divBdr>
    </w:div>
    <w:div w:id="37709943">
      <w:bodyDiv w:val="1"/>
      <w:marLeft w:val="0"/>
      <w:marRight w:val="0"/>
      <w:marTop w:val="0"/>
      <w:marBottom w:val="0"/>
      <w:divBdr>
        <w:top w:val="none" w:sz="0" w:space="0" w:color="auto"/>
        <w:left w:val="none" w:sz="0" w:space="0" w:color="auto"/>
        <w:bottom w:val="none" w:sz="0" w:space="0" w:color="auto"/>
        <w:right w:val="none" w:sz="0" w:space="0" w:color="auto"/>
      </w:divBdr>
    </w:div>
    <w:div w:id="39256436">
      <w:bodyDiv w:val="1"/>
      <w:marLeft w:val="0"/>
      <w:marRight w:val="0"/>
      <w:marTop w:val="0"/>
      <w:marBottom w:val="0"/>
      <w:divBdr>
        <w:top w:val="none" w:sz="0" w:space="0" w:color="auto"/>
        <w:left w:val="none" w:sz="0" w:space="0" w:color="auto"/>
        <w:bottom w:val="none" w:sz="0" w:space="0" w:color="auto"/>
        <w:right w:val="none" w:sz="0" w:space="0" w:color="auto"/>
      </w:divBdr>
    </w:div>
    <w:div w:id="65303016">
      <w:bodyDiv w:val="1"/>
      <w:marLeft w:val="0"/>
      <w:marRight w:val="0"/>
      <w:marTop w:val="0"/>
      <w:marBottom w:val="0"/>
      <w:divBdr>
        <w:top w:val="none" w:sz="0" w:space="0" w:color="auto"/>
        <w:left w:val="none" w:sz="0" w:space="0" w:color="auto"/>
        <w:bottom w:val="none" w:sz="0" w:space="0" w:color="auto"/>
        <w:right w:val="none" w:sz="0" w:space="0" w:color="auto"/>
      </w:divBdr>
    </w:div>
    <w:div w:id="113407291">
      <w:bodyDiv w:val="1"/>
      <w:marLeft w:val="0"/>
      <w:marRight w:val="0"/>
      <w:marTop w:val="0"/>
      <w:marBottom w:val="0"/>
      <w:divBdr>
        <w:top w:val="none" w:sz="0" w:space="0" w:color="auto"/>
        <w:left w:val="none" w:sz="0" w:space="0" w:color="auto"/>
        <w:bottom w:val="none" w:sz="0" w:space="0" w:color="auto"/>
        <w:right w:val="none" w:sz="0" w:space="0" w:color="auto"/>
      </w:divBdr>
    </w:div>
    <w:div w:id="147214159">
      <w:bodyDiv w:val="1"/>
      <w:marLeft w:val="0"/>
      <w:marRight w:val="0"/>
      <w:marTop w:val="0"/>
      <w:marBottom w:val="0"/>
      <w:divBdr>
        <w:top w:val="none" w:sz="0" w:space="0" w:color="auto"/>
        <w:left w:val="none" w:sz="0" w:space="0" w:color="auto"/>
        <w:bottom w:val="none" w:sz="0" w:space="0" w:color="auto"/>
        <w:right w:val="none" w:sz="0" w:space="0" w:color="auto"/>
      </w:divBdr>
    </w:div>
    <w:div w:id="154078463">
      <w:bodyDiv w:val="1"/>
      <w:marLeft w:val="0"/>
      <w:marRight w:val="0"/>
      <w:marTop w:val="0"/>
      <w:marBottom w:val="0"/>
      <w:divBdr>
        <w:top w:val="none" w:sz="0" w:space="0" w:color="auto"/>
        <w:left w:val="none" w:sz="0" w:space="0" w:color="auto"/>
        <w:bottom w:val="none" w:sz="0" w:space="0" w:color="auto"/>
        <w:right w:val="none" w:sz="0" w:space="0" w:color="auto"/>
      </w:divBdr>
    </w:div>
    <w:div w:id="174999348">
      <w:bodyDiv w:val="1"/>
      <w:marLeft w:val="0"/>
      <w:marRight w:val="0"/>
      <w:marTop w:val="0"/>
      <w:marBottom w:val="0"/>
      <w:divBdr>
        <w:top w:val="none" w:sz="0" w:space="0" w:color="auto"/>
        <w:left w:val="none" w:sz="0" w:space="0" w:color="auto"/>
        <w:bottom w:val="none" w:sz="0" w:space="0" w:color="auto"/>
        <w:right w:val="none" w:sz="0" w:space="0" w:color="auto"/>
      </w:divBdr>
    </w:div>
    <w:div w:id="231352677">
      <w:bodyDiv w:val="1"/>
      <w:marLeft w:val="0"/>
      <w:marRight w:val="0"/>
      <w:marTop w:val="0"/>
      <w:marBottom w:val="0"/>
      <w:divBdr>
        <w:top w:val="none" w:sz="0" w:space="0" w:color="auto"/>
        <w:left w:val="none" w:sz="0" w:space="0" w:color="auto"/>
        <w:bottom w:val="none" w:sz="0" w:space="0" w:color="auto"/>
        <w:right w:val="none" w:sz="0" w:space="0" w:color="auto"/>
      </w:divBdr>
    </w:div>
    <w:div w:id="259488420">
      <w:bodyDiv w:val="1"/>
      <w:marLeft w:val="0"/>
      <w:marRight w:val="0"/>
      <w:marTop w:val="0"/>
      <w:marBottom w:val="0"/>
      <w:divBdr>
        <w:top w:val="none" w:sz="0" w:space="0" w:color="auto"/>
        <w:left w:val="none" w:sz="0" w:space="0" w:color="auto"/>
        <w:bottom w:val="none" w:sz="0" w:space="0" w:color="auto"/>
        <w:right w:val="none" w:sz="0" w:space="0" w:color="auto"/>
      </w:divBdr>
    </w:div>
    <w:div w:id="261034998">
      <w:bodyDiv w:val="1"/>
      <w:marLeft w:val="0"/>
      <w:marRight w:val="0"/>
      <w:marTop w:val="0"/>
      <w:marBottom w:val="0"/>
      <w:divBdr>
        <w:top w:val="none" w:sz="0" w:space="0" w:color="auto"/>
        <w:left w:val="none" w:sz="0" w:space="0" w:color="auto"/>
        <w:bottom w:val="none" w:sz="0" w:space="0" w:color="auto"/>
        <w:right w:val="none" w:sz="0" w:space="0" w:color="auto"/>
      </w:divBdr>
    </w:div>
    <w:div w:id="268322479">
      <w:bodyDiv w:val="1"/>
      <w:marLeft w:val="0"/>
      <w:marRight w:val="0"/>
      <w:marTop w:val="0"/>
      <w:marBottom w:val="0"/>
      <w:divBdr>
        <w:top w:val="none" w:sz="0" w:space="0" w:color="auto"/>
        <w:left w:val="none" w:sz="0" w:space="0" w:color="auto"/>
        <w:bottom w:val="none" w:sz="0" w:space="0" w:color="auto"/>
        <w:right w:val="none" w:sz="0" w:space="0" w:color="auto"/>
      </w:divBdr>
    </w:div>
    <w:div w:id="312760032">
      <w:bodyDiv w:val="1"/>
      <w:marLeft w:val="0"/>
      <w:marRight w:val="0"/>
      <w:marTop w:val="0"/>
      <w:marBottom w:val="0"/>
      <w:divBdr>
        <w:top w:val="none" w:sz="0" w:space="0" w:color="auto"/>
        <w:left w:val="none" w:sz="0" w:space="0" w:color="auto"/>
        <w:bottom w:val="none" w:sz="0" w:space="0" w:color="auto"/>
        <w:right w:val="none" w:sz="0" w:space="0" w:color="auto"/>
      </w:divBdr>
    </w:div>
    <w:div w:id="365374024">
      <w:bodyDiv w:val="1"/>
      <w:marLeft w:val="0"/>
      <w:marRight w:val="0"/>
      <w:marTop w:val="0"/>
      <w:marBottom w:val="0"/>
      <w:divBdr>
        <w:top w:val="none" w:sz="0" w:space="0" w:color="auto"/>
        <w:left w:val="none" w:sz="0" w:space="0" w:color="auto"/>
        <w:bottom w:val="none" w:sz="0" w:space="0" w:color="auto"/>
        <w:right w:val="none" w:sz="0" w:space="0" w:color="auto"/>
      </w:divBdr>
    </w:div>
    <w:div w:id="370764094">
      <w:bodyDiv w:val="1"/>
      <w:marLeft w:val="0"/>
      <w:marRight w:val="0"/>
      <w:marTop w:val="0"/>
      <w:marBottom w:val="0"/>
      <w:divBdr>
        <w:top w:val="none" w:sz="0" w:space="0" w:color="auto"/>
        <w:left w:val="none" w:sz="0" w:space="0" w:color="auto"/>
        <w:bottom w:val="none" w:sz="0" w:space="0" w:color="auto"/>
        <w:right w:val="none" w:sz="0" w:space="0" w:color="auto"/>
      </w:divBdr>
    </w:div>
    <w:div w:id="380520382">
      <w:bodyDiv w:val="1"/>
      <w:marLeft w:val="0"/>
      <w:marRight w:val="0"/>
      <w:marTop w:val="0"/>
      <w:marBottom w:val="0"/>
      <w:divBdr>
        <w:top w:val="none" w:sz="0" w:space="0" w:color="auto"/>
        <w:left w:val="none" w:sz="0" w:space="0" w:color="auto"/>
        <w:bottom w:val="none" w:sz="0" w:space="0" w:color="auto"/>
        <w:right w:val="none" w:sz="0" w:space="0" w:color="auto"/>
      </w:divBdr>
    </w:div>
    <w:div w:id="412774898">
      <w:bodyDiv w:val="1"/>
      <w:marLeft w:val="0"/>
      <w:marRight w:val="0"/>
      <w:marTop w:val="0"/>
      <w:marBottom w:val="0"/>
      <w:divBdr>
        <w:top w:val="none" w:sz="0" w:space="0" w:color="auto"/>
        <w:left w:val="none" w:sz="0" w:space="0" w:color="auto"/>
        <w:bottom w:val="none" w:sz="0" w:space="0" w:color="auto"/>
        <w:right w:val="none" w:sz="0" w:space="0" w:color="auto"/>
      </w:divBdr>
    </w:div>
    <w:div w:id="431247759">
      <w:bodyDiv w:val="1"/>
      <w:marLeft w:val="0"/>
      <w:marRight w:val="0"/>
      <w:marTop w:val="0"/>
      <w:marBottom w:val="0"/>
      <w:divBdr>
        <w:top w:val="none" w:sz="0" w:space="0" w:color="auto"/>
        <w:left w:val="none" w:sz="0" w:space="0" w:color="auto"/>
        <w:bottom w:val="none" w:sz="0" w:space="0" w:color="auto"/>
        <w:right w:val="none" w:sz="0" w:space="0" w:color="auto"/>
      </w:divBdr>
    </w:div>
    <w:div w:id="477920864">
      <w:bodyDiv w:val="1"/>
      <w:marLeft w:val="0"/>
      <w:marRight w:val="0"/>
      <w:marTop w:val="0"/>
      <w:marBottom w:val="0"/>
      <w:divBdr>
        <w:top w:val="none" w:sz="0" w:space="0" w:color="auto"/>
        <w:left w:val="none" w:sz="0" w:space="0" w:color="auto"/>
        <w:bottom w:val="none" w:sz="0" w:space="0" w:color="auto"/>
        <w:right w:val="none" w:sz="0" w:space="0" w:color="auto"/>
      </w:divBdr>
    </w:div>
    <w:div w:id="552815959">
      <w:bodyDiv w:val="1"/>
      <w:marLeft w:val="0"/>
      <w:marRight w:val="0"/>
      <w:marTop w:val="0"/>
      <w:marBottom w:val="0"/>
      <w:divBdr>
        <w:top w:val="none" w:sz="0" w:space="0" w:color="auto"/>
        <w:left w:val="none" w:sz="0" w:space="0" w:color="auto"/>
        <w:bottom w:val="none" w:sz="0" w:space="0" w:color="auto"/>
        <w:right w:val="none" w:sz="0" w:space="0" w:color="auto"/>
      </w:divBdr>
    </w:div>
    <w:div w:id="553660360">
      <w:bodyDiv w:val="1"/>
      <w:marLeft w:val="0"/>
      <w:marRight w:val="0"/>
      <w:marTop w:val="0"/>
      <w:marBottom w:val="0"/>
      <w:divBdr>
        <w:top w:val="none" w:sz="0" w:space="0" w:color="auto"/>
        <w:left w:val="none" w:sz="0" w:space="0" w:color="auto"/>
        <w:bottom w:val="none" w:sz="0" w:space="0" w:color="auto"/>
        <w:right w:val="none" w:sz="0" w:space="0" w:color="auto"/>
      </w:divBdr>
    </w:div>
    <w:div w:id="640960853">
      <w:bodyDiv w:val="1"/>
      <w:marLeft w:val="0"/>
      <w:marRight w:val="0"/>
      <w:marTop w:val="0"/>
      <w:marBottom w:val="0"/>
      <w:divBdr>
        <w:top w:val="none" w:sz="0" w:space="0" w:color="auto"/>
        <w:left w:val="none" w:sz="0" w:space="0" w:color="auto"/>
        <w:bottom w:val="none" w:sz="0" w:space="0" w:color="auto"/>
        <w:right w:val="none" w:sz="0" w:space="0" w:color="auto"/>
      </w:divBdr>
    </w:div>
    <w:div w:id="678579017">
      <w:bodyDiv w:val="1"/>
      <w:marLeft w:val="0"/>
      <w:marRight w:val="0"/>
      <w:marTop w:val="0"/>
      <w:marBottom w:val="0"/>
      <w:divBdr>
        <w:top w:val="none" w:sz="0" w:space="0" w:color="auto"/>
        <w:left w:val="none" w:sz="0" w:space="0" w:color="auto"/>
        <w:bottom w:val="none" w:sz="0" w:space="0" w:color="auto"/>
        <w:right w:val="none" w:sz="0" w:space="0" w:color="auto"/>
      </w:divBdr>
    </w:div>
    <w:div w:id="723329373">
      <w:bodyDiv w:val="1"/>
      <w:marLeft w:val="0"/>
      <w:marRight w:val="0"/>
      <w:marTop w:val="0"/>
      <w:marBottom w:val="0"/>
      <w:divBdr>
        <w:top w:val="none" w:sz="0" w:space="0" w:color="auto"/>
        <w:left w:val="none" w:sz="0" w:space="0" w:color="auto"/>
        <w:bottom w:val="none" w:sz="0" w:space="0" w:color="auto"/>
        <w:right w:val="none" w:sz="0" w:space="0" w:color="auto"/>
      </w:divBdr>
    </w:div>
    <w:div w:id="742410336">
      <w:bodyDiv w:val="1"/>
      <w:marLeft w:val="0"/>
      <w:marRight w:val="0"/>
      <w:marTop w:val="0"/>
      <w:marBottom w:val="0"/>
      <w:divBdr>
        <w:top w:val="none" w:sz="0" w:space="0" w:color="auto"/>
        <w:left w:val="none" w:sz="0" w:space="0" w:color="auto"/>
        <w:bottom w:val="none" w:sz="0" w:space="0" w:color="auto"/>
        <w:right w:val="none" w:sz="0" w:space="0" w:color="auto"/>
      </w:divBdr>
    </w:div>
    <w:div w:id="781652687">
      <w:bodyDiv w:val="1"/>
      <w:marLeft w:val="0"/>
      <w:marRight w:val="0"/>
      <w:marTop w:val="0"/>
      <w:marBottom w:val="0"/>
      <w:divBdr>
        <w:top w:val="none" w:sz="0" w:space="0" w:color="auto"/>
        <w:left w:val="none" w:sz="0" w:space="0" w:color="auto"/>
        <w:bottom w:val="none" w:sz="0" w:space="0" w:color="auto"/>
        <w:right w:val="none" w:sz="0" w:space="0" w:color="auto"/>
      </w:divBdr>
    </w:div>
    <w:div w:id="811362860">
      <w:bodyDiv w:val="1"/>
      <w:marLeft w:val="0"/>
      <w:marRight w:val="0"/>
      <w:marTop w:val="0"/>
      <w:marBottom w:val="0"/>
      <w:divBdr>
        <w:top w:val="none" w:sz="0" w:space="0" w:color="auto"/>
        <w:left w:val="none" w:sz="0" w:space="0" w:color="auto"/>
        <w:bottom w:val="none" w:sz="0" w:space="0" w:color="auto"/>
        <w:right w:val="none" w:sz="0" w:space="0" w:color="auto"/>
      </w:divBdr>
    </w:div>
    <w:div w:id="873083868">
      <w:bodyDiv w:val="1"/>
      <w:marLeft w:val="0"/>
      <w:marRight w:val="0"/>
      <w:marTop w:val="0"/>
      <w:marBottom w:val="0"/>
      <w:divBdr>
        <w:top w:val="none" w:sz="0" w:space="0" w:color="auto"/>
        <w:left w:val="none" w:sz="0" w:space="0" w:color="auto"/>
        <w:bottom w:val="none" w:sz="0" w:space="0" w:color="auto"/>
        <w:right w:val="none" w:sz="0" w:space="0" w:color="auto"/>
      </w:divBdr>
    </w:div>
    <w:div w:id="910117755">
      <w:bodyDiv w:val="1"/>
      <w:marLeft w:val="0"/>
      <w:marRight w:val="0"/>
      <w:marTop w:val="0"/>
      <w:marBottom w:val="0"/>
      <w:divBdr>
        <w:top w:val="none" w:sz="0" w:space="0" w:color="auto"/>
        <w:left w:val="none" w:sz="0" w:space="0" w:color="auto"/>
        <w:bottom w:val="none" w:sz="0" w:space="0" w:color="auto"/>
        <w:right w:val="none" w:sz="0" w:space="0" w:color="auto"/>
      </w:divBdr>
    </w:div>
    <w:div w:id="913585656">
      <w:bodyDiv w:val="1"/>
      <w:marLeft w:val="0"/>
      <w:marRight w:val="0"/>
      <w:marTop w:val="0"/>
      <w:marBottom w:val="0"/>
      <w:divBdr>
        <w:top w:val="none" w:sz="0" w:space="0" w:color="auto"/>
        <w:left w:val="none" w:sz="0" w:space="0" w:color="auto"/>
        <w:bottom w:val="none" w:sz="0" w:space="0" w:color="auto"/>
        <w:right w:val="none" w:sz="0" w:space="0" w:color="auto"/>
      </w:divBdr>
    </w:div>
    <w:div w:id="932981901">
      <w:bodyDiv w:val="1"/>
      <w:marLeft w:val="0"/>
      <w:marRight w:val="0"/>
      <w:marTop w:val="0"/>
      <w:marBottom w:val="0"/>
      <w:divBdr>
        <w:top w:val="none" w:sz="0" w:space="0" w:color="auto"/>
        <w:left w:val="none" w:sz="0" w:space="0" w:color="auto"/>
        <w:bottom w:val="none" w:sz="0" w:space="0" w:color="auto"/>
        <w:right w:val="none" w:sz="0" w:space="0" w:color="auto"/>
      </w:divBdr>
    </w:div>
    <w:div w:id="936711255">
      <w:bodyDiv w:val="1"/>
      <w:marLeft w:val="0"/>
      <w:marRight w:val="0"/>
      <w:marTop w:val="0"/>
      <w:marBottom w:val="0"/>
      <w:divBdr>
        <w:top w:val="none" w:sz="0" w:space="0" w:color="auto"/>
        <w:left w:val="none" w:sz="0" w:space="0" w:color="auto"/>
        <w:bottom w:val="none" w:sz="0" w:space="0" w:color="auto"/>
        <w:right w:val="none" w:sz="0" w:space="0" w:color="auto"/>
      </w:divBdr>
    </w:div>
    <w:div w:id="962882092">
      <w:bodyDiv w:val="1"/>
      <w:marLeft w:val="0"/>
      <w:marRight w:val="0"/>
      <w:marTop w:val="0"/>
      <w:marBottom w:val="0"/>
      <w:divBdr>
        <w:top w:val="none" w:sz="0" w:space="0" w:color="auto"/>
        <w:left w:val="none" w:sz="0" w:space="0" w:color="auto"/>
        <w:bottom w:val="none" w:sz="0" w:space="0" w:color="auto"/>
        <w:right w:val="none" w:sz="0" w:space="0" w:color="auto"/>
      </w:divBdr>
    </w:div>
    <w:div w:id="980580285">
      <w:bodyDiv w:val="1"/>
      <w:marLeft w:val="0"/>
      <w:marRight w:val="0"/>
      <w:marTop w:val="0"/>
      <w:marBottom w:val="0"/>
      <w:divBdr>
        <w:top w:val="none" w:sz="0" w:space="0" w:color="auto"/>
        <w:left w:val="none" w:sz="0" w:space="0" w:color="auto"/>
        <w:bottom w:val="none" w:sz="0" w:space="0" w:color="auto"/>
        <w:right w:val="none" w:sz="0" w:space="0" w:color="auto"/>
      </w:divBdr>
    </w:div>
    <w:div w:id="1047795993">
      <w:bodyDiv w:val="1"/>
      <w:marLeft w:val="0"/>
      <w:marRight w:val="0"/>
      <w:marTop w:val="0"/>
      <w:marBottom w:val="0"/>
      <w:divBdr>
        <w:top w:val="none" w:sz="0" w:space="0" w:color="auto"/>
        <w:left w:val="none" w:sz="0" w:space="0" w:color="auto"/>
        <w:bottom w:val="none" w:sz="0" w:space="0" w:color="auto"/>
        <w:right w:val="none" w:sz="0" w:space="0" w:color="auto"/>
      </w:divBdr>
    </w:div>
    <w:div w:id="1058820525">
      <w:bodyDiv w:val="1"/>
      <w:marLeft w:val="0"/>
      <w:marRight w:val="0"/>
      <w:marTop w:val="0"/>
      <w:marBottom w:val="0"/>
      <w:divBdr>
        <w:top w:val="none" w:sz="0" w:space="0" w:color="auto"/>
        <w:left w:val="none" w:sz="0" w:space="0" w:color="auto"/>
        <w:bottom w:val="none" w:sz="0" w:space="0" w:color="auto"/>
        <w:right w:val="none" w:sz="0" w:space="0" w:color="auto"/>
      </w:divBdr>
    </w:div>
    <w:div w:id="1062099729">
      <w:bodyDiv w:val="1"/>
      <w:marLeft w:val="0"/>
      <w:marRight w:val="0"/>
      <w:marTop w:val="0"/>
      <w:marBottom w:val="0"/>
      <w:divBdr>
        <w:top w:val="none" w:sz="0" w:space="0" w:color="auto"/>
        <w:left w:val="none" w:sz="0" w:space="0" w:color="auto"/>
        <w:bottom w:val="none" w:sz="0" w:space="0" w:color="auto"/>
        <w:right w:val="none" w:sz="0" w:space="0" w:color="auto"/>
      </w:divBdr>
    </w:div>
    <w:div w:id="1068966146">
      <w:bodyDiv w:val="1"/>
      <w:marLeft w:val="0"/>
      <w:marRight w:val="0"/>
      <w:marTop w:val="0"/>
      <w:marBottom w:val="0"/>
      <w:divBdr>
        <w:top w:val="none" w:sz="0" w:space="0" w:color="auto"/>
        <w:left w:val="none" w:sz="0" w:space="0" w:color="auto"/>
        <w:bottom w:val="none" w:sz="0" w:space="0" w:color="auto"/>
        <w:right w:val="none" w:sz="0" w:space="0" w:color="auto"/>
      </w:divBdr>
    </w:div>
    <w:div w:id="1096249788">
      <w:bodyDiv w:val="1"/>
      <w:marLeft w:val="0"/>
      <w:marRight w:val="0"/>
      <w:marTop w:val="0"/>
      <w:marBottom w:val="0"/>
      <w:divBdr>
        <w:top w:val="none" w:sz="0" w:space="0" w:color="auto"/>
        <w:left w:val="none" w:sz="0" w:space="0" w:color="auto"/>
        <w:bottom w:val="none" w:sz="0" w:space="0" w:color="auto"/>
        <w:right w:val="none" w:sz="0" w:space="0" w:color="auto"/>
      </w:divBdr>
    </w:div>
    <w:div w:id="1145783311">
      <w:bodyDiv w:val="1"/>
      <w:marLeft w:val="0"/>
      <w:marRight w:val="0"/>
      <w:marTop w:val="0"/>
      <w:marBottom w:val="0"/>
      <w:divBdr>
        <w:top w:val="none" w:sz="0" w:space="0" w:color="auto"/>
        <w:left w:val="none" w:sz="0" w:space="0" w:color="auto"/>
        <w:bottom w:val="none" w:sz="0" w:space="0" w:color="auto"/>
        <w:right w:val="none" w:sz="0" w:space="0" w:color="auto"/>
      </w:divBdr>
    </w:div>
    <w:div w:id="1165393288">
      <w:bodyDiv w:val="1"/>
      <w:marLeft w:val="0"/>
      <w:marRight w:val="0"/>
      <w:marTop w:val="0"/>
      <w:marBottom w:val="0"/>
      <w:divBdr>
        <w:top w:val="none" w:sz="0" w:space="0" w:color="auto"/>
        <w:left w:val="none" w:sz="0" w:space="0" w:color="auto"/>
        <w:bottom w:val="none" w:sz="0" w:space="0" w:color="auto"/>
        <w:right w:val="none" w:sz="0" w:space="0" w:color="auto"/>
      </w:divBdr>
    </w:div>
    <w:div w:id="1171526908">
      <w:bodyDiv w:val="1"/>
      <w:marLeft w:val="0"/>
      <w:marRight w:val="0"/>
      <w:marTop w:val="0"/>
      <w:marBottom w:val="0"/>
      <w:divBdr>
        <w:top w:val="none" w:sz="0" w:space="0" w:color="auto"/>
        <w:left w:val="none" w:sz="0" w:space="0" w:color="auto"/>
        <w:bottom w:val="none" w:sz="0" w:space="0" w:color="auto"/>
        <w:right w:val="none" w:sz="0" w:space="0" w:color="auto"/>
      </w:divBdr>
    </w:div>
    <w:div w:id="1172524851">
      <w:bodyDiv w:val="1"/>
      <w:marLeft w:val="0"/>
      <w:marRight w:val="0"/>
      <w:marTop w:val="0"/>
      <w:marBottom w:val="0"/>
      <w:divBdr>
        <w:top w:val="none" w:sz="0" w:space="0" w:color="auto"/>
        <w:left w:val="none" w:sz="0" w:space="0" w:color="auto"/>
        <w:bottom w:val="none" w:sz="0" w:space="0" w:color="auto"/>
        <w:right w:val="none" w:sz="0" w:space="0" w:color="auto"/>
      </w:divBdr>
    </w:div>
    <w:div w:id="1183086409">
      <w:bodyDiv w:val="1"/>
      <w:marLeft w:val="0"/>
      <w:marRight w:val="0"/>
      <w:marTop w:val="0"/>
      <w:marBottom w:val="0"/>
      <w:divBdr>
        <w:top w:val="none" w:sz="0" w:space="0" w:color="auto"/>
        <w:left w:val="none" w:sz="0" w:space="0" w:color="auto"/>
        <w:bottom w:val="none" w:sz="0" w:space="0" w:color="auto"/>
        <w:right w:val="none" w:sz="0" w:space="0" w:color="auto"/>
      </w:divBdr>
    </w:div>
    <w:div w:id="1233152313">
      <w:bodyDiv w:val="1"/>
      <w:marLeft w:val="0"/>
      <w:marRight w:val="0"/>
      <w:marTop w:val="0"/>
      <w:marBottom w:val="0"/>
      <w:divBdr>
        <w:top w:val="none" w:sz="0" w:space="0" w:color="auto"/>
        <w:left w:val="none" w:sz="0" w:space="0" w:color="auto"/>
        <w:bottom w:val="none" w:sz="0" w:space="0" w:color="auto"/>
        <w:right w:val="none" w:sz="0" w:space="0" w:color="auto"/>
      </w:divBdr>
    </w:div>
    <w:div w:id="1289429551">
      <w:bodyDiv w:val="1"/>
      <w:marLeft w:val="0"/>
      <w:marRight w:val="0"/>
      <w:marTop w:val="0"/>
      <w:marBottom w:val="0"/>
      <w:divBdr>
        <w:top w:val="none" w:sz="0" w:space="0" w:color="auto"/>
        <w:left w:val="none" w:sz="0" w:space="0" w:color="auto"/>
        <w:bottom w:val="none" w:sz="0" w:space="0" w:color="auto"/>
        <w:right w:val="none" w:sz="0" w:space="0" w:color="auto"/>
      </w:divBdr>
    </w:div>
    <w:div w:id="1297832948">
      <w:bodyDiv w:val="1"/>
      <w:marLeft w:val="0"/>
      <w:marRight w:val="0"/>
      <w:marTop w:val="0"/>
      <w:marBottom w:val="0"/>
      <w:divBdr>
        <w:top w:val="none" w:sz="0" w:space="0" w:color="auto"/>
        <w:left w:val="none" w:sz="0" w:space="0" w:color="auto"/>
        <w:bottom w:val="none" w:sz="0" w:space="0" w:color="auto"/>
        <w:right w:val="none" w:sz="0" w:space="0" w:color="auto"/>
      </w:divBdr>
    </w:div>
    <w:div w:id="1300766250">
      <w:bodyDiv w:val="1"/>
      <w:marLeft w:val="0"/>
      <w:marRight w:val="0"/>
      <w:marTop w:val="0"/>
      <w:marBottom w:val="0"/>
      <w:divBdr>
        <w:top w:val="none" w:sz="0" w:space="0" w:color="auto"/>
        <w:left w:val="none" w:sz="0" w:space="0" w:color="auto"/>
        <w:bottom w:val="none" w:sz="0" w:space="0" w:color="auto"/>
        <w:right w:val="none" w:sz="0" w:space="0" w:color="auto"/>
      </w:divBdr>
    </w:div>
    <w:div w:id="1353919238">
      <w:bodyDiv w:val="1"/>
      <w:marLeft w:val="0"/>
      <w:marRight w:val="0"/>
      <w:marTop w:val="0"/>
      <w:marBottom w:val="0"/>
      <w:divBdr>
        <w:top w:val="none" w:sz="0" w:space="0" w:color="auto"/>
        <w:left w:val="none" w:sz="0" w:space="0" w:color="auto"/>
        <w:bottom w:val="none" w:sz="0" w:space="0" w:color="auto"/>
        <w:right w:val="none" w:sz="0" w:space="0" w:color="auto"/>
      </w:divBdr>
    </w:div>
    <w:div w:id="1396198597">
      <w:bodyDiv w:val="1"/>
      <w:marLeft w:val="0"/>
      <w:marRight w:val="0"/>
      <w:marTop w:val="0"/>
      <w:marBottom w:val="0"/>
      <w:divBdr>
        <w:top w:val="none" w:sz="0" w:space="0" w:color="auto"/>
        <w:left w:val="none" w:sz="0" w:space="0" w:color="auto"/>
        <w:bottom w:val="none" w:sz="0" w:space="0" w:color="auto"/>
        <w:right w:val="none" w:sz="0" w:space="0" w:color="auto"/>
      </w:divBdr>
    </w:div>
    <w:div w:id="1484004822">
      <w:bodyDiv w:val="1"/>
      <w:marLeft w:val="0"/>
      <w:marRight w:val="0"/>
      <w:marTop w:val="0"/>
      <w:marBottom w:val="0"/>
      <w:divBdr>
        <w:top w:val="none" w:sz="0" w:space="0" w:color="auto"/>
        <w:left w:val="none" w:sz="0" w:space="0" w:color="auto"/>
        <w:bottom w:val="none" w:sz="0" w:space="0" w:color="auto"/>
        <w:right w:val="none" w:sz="0" w:space="0" w:color="auto"/>
      </w:divBdr>
    </w:div>
    <w:div w:id="1484277173">
      <w:bodyDiv w:val="1"/>
      <w:marLeft w:val="0"/>
      <w:marRight w:val="0"/>
      <w:marTop w:val="0"/>
      <w:marBottom w:val="0"/>
      <w:divBdr>
        <w:top w:val="none" w:sz="0" w:space="0" w:color="auto"/>
        <w:left w:val="none" w:sz="0" w:space="0" w:color="auto"/>
        <w:bottom w:val="none" w:sz="0" w:space="0" w:color="auto"/>
        <w:right w:val="none" w:sz="0" w:space="0" w:color="auto"/>
      </w:divBdr>
    </w:div>
    <w:div w:id="1489324349">
      <w:bodyDiv w:val="1"/>
      <w:marLeft w:val="0"/>
      <w:marRight w:val="0"/>
      <w:marTop w:val="0"/>
      <w:marBottom w:val="0"/>
      <w:divBdr>
        <w:top w:val="none" w:sz="0" w:space="0" w:color="auto"/>
        <w:left w:val="none" w:sz="0" w:space="0" w:color="auto"/>
        <w:bottom w:val="none" w:sz="0" w:space="0" w:color="auto"/>
        <w:right w:val="none" w:sz="0" w:space="0" w:color="auto"/>
      </w:divBdr>
    </w:div>
    <w:div w:id="1591037311">
      <w:bodyDiv w:val="1"/>
      <w:marLeft w:val="0"/>
      <w:marRight w:val="0"/>
      <w:marTop w:val="0"/>
      <w:marBottom w:val="0"/>
      <w:divBdr>
        <w:top w:val="none" w:sz="0" w:space="0" w:color="auto"/>
        <w:left w:val="none" w:sz="0" w:space="0" w:color="auto"/>
        <w:bottom w:val="none" w:sz="0" w:space="0" w:color="auto"/>
        <w:right w:val="none" w:sz="0" w:space="0" w:color="auto"/>
      </w:divBdr>
    </w:div>
    <w:div w:id="1597129670">
      <w:bodyDiv w:val="1"/>
      <w:marLeft w:val="0"/>
      <w:marRight w:val="0"/>
      <w:marTop w:val="0"/>
      <w:marBottom w:val="0"/>
      <w:divBdr>
        <w:top w:val="none" w:sz="0" w:space="0" w:color="auto"/>
        <w:left w:val="none" w:sz="0" w:space="0" w:color="auto"/>
        <w:bottom w:val="none" w:sz="0" w:space="0" w:color="auto"/>
        <w:right w:val="none" w:sz="0" w:space="0" w:color="auto"/>
      </w:divBdr>
    </w:div>
    <w:div w:id="1610435228">
      <w:bodyDiv w:val="1"/>
      <w:marLeft w:val="0"/>
      <w:marRight w:val="0"/>
      <w:marTop w:val="0"/>
      <w:marBottom w:val="0"/>
      <w:divBdr>
        <w:top w:val="none" w:sz="0" w:space="0" w:color="auto"/>
        <w:left w:val="none" w:sz="0" w:space="0" w:color="auto"/>
        <w:bottom w:val="none" w:sz="0" w:space="0" w:color="auto"/>
        <w:right w:val="none" w:sz="0" w:space="0" w:color="auto"/>
      </w:divBdr>
    </w:div>
    <w:div w:id="1611473057">
      <w:bodyDiv w:val="1"/>
      <w:marLeft w:val="0"/>
      <w:marRight w:val="0"/>
      <w:marTop w:val="0"/>
      <w:marBottom w:val="0"/>
      <w:divBdr>
        <w:top w:val="none" w:sz="0" w:space="0" w:color="auto"/>
        <w:left w:val="none" w:sz="0" w:space="0" w:color="auto"/>
        <w:bottom w:val="none" w:sz="0" w:space="0" w:color="auto"/>
        <w:right w:val="none" w:sz="0" w:space="0" w:color="auto"/>
      </w:divBdr>
    </w:div>
    <w:div w:id="1616061119">
      <w:bodyDiv w:val="1"/>
      <w:marLeft w:val="0"/>
      <w:marRight w:val="0"/>
      <w:marTop w:val="0"/>
      <w:marBottom w:val="0"/>
      <w:divBdr>
        <w:top w:val="none" w:sz="0" w:space="0" w:color="auto"/>
        <w:left w:val="none" w:sz="0" w:space="0" w:color="auto"/>
        <w:bottom w:val="none" w:sz="0" w:space="0" w:color="auto"/>
        <w:right w:val="none" w:sz="0" w:space="0" w:color="auto"/>
      </w:divBdr>
    </w:div>
    <w:div w:id="1682509563">
      <w:bodyDiv w:val="1"/>
      <w:marLeft w:val="0"/>
      <w:marRight w:val="0"/>
      <w:marTop w:val="0"/>
      <w:marBottom w:val="0"/>
      <w:divBdr>
        <w:top w:val="none" w:sz="0" w:space="0" w:color="auto"/>
        <w:left w:val="none" w:sz="0" w:space="0" w:color="auto"/>
        <w:bottom w:val="none" w:sz="0" w:space="0" w:color="auto"/>
        <w:right w:val="none" w:sz="0" w:space="0" w:color="auto"/>
      </w:divBdr>
    </w:div>
    <w:div w:id="1711294936">
      <w:bodyDiv w:val="1"/>
      <w:marLeft w:val="0"/>
      <w:marRight w:val="0"/>
      <w:marTop w:val="0"/>
      <w:marBottom w:val="0"/>
      <w:divBdr>
        <w:top w:val="none" w:sz="0" w:space="0" w:color="auto"/>
        <w:left w:val="none" w:sz="0" w:space="0" w:color="auto"/>
        <w:bottom w:val="none" w:sz="0" w:space="0" w:color="auto"/>
        <w:right w:val="none" w:sz="0" w:space="0" w:color="auto"/>
      </w:divBdr>
      <w:divsChild>
        <w:div w:id="941566341">
          <w:marLeft w:val="0"/>
          <w:marRight w:val="0"/>
          <w:marTop w:val="0"/>
          <w:marBottom w:val="0"/>
          <w:divBdr>
            <w:top w:val="none" w:sz="0" w:space="0" w:color="auto"/>
            <w:left w:val="none" w:sz="0" w:space="0" w:color="auto"/>
            <w:bottom w:val="none" w:sz="0" w:space="0" w:color="auto"/>
            <w:right w:val="none" w:sz="0" w:space="0" w:color="auto"/>
          </w:divBdr>
          <w:divsChild>
            <w:div w:id="1907182772">
              <w:marLeft w:val="0"/>
              <w:marRight w:val="0"/>
              <w:marTop w:val="0"/>
              <w:marBottom w:val="0"/>
              <w:divBdr>
                <w:top w:val="none" w:sz="0" w:space="0" w:color="auto"/>
                <w:left w:val="none" w:sz="0" w:space="0" w:color="auto"/>
                <w:bottom w:val="none" w:sz="0" w:space="0" w:color="auto"/>
                <w:right w:val="none" w:sz="0" w:space="0" w:color="auto"/>
              </w:divBdr>
              <w:divsChild>
                <w:div w:id="124591029">
                  <w:marLeft w:val="0"/>
                  <w:marRight w:val="0"/>
                  <w:marTop w:val="0"/>
                  <w:marBottom w:val="0"/>
                  <w:divBdr>
                    <w:top w:val="none" w:sz="0" w:space="0" w:color="auto"/>
                    <w:left w:val="none" w:sz="0" w:space="0" w:color="auto"/>
                    <w:bottom w:val="none" w:sz="0" w:space="0" w:color="auto"/>
                    <w:right w:val="none" w:sz="0" w:space="0" w:color="auto"/>
                  </w:divBdr>
                  <w:divsChild>
                    <w:div w:id="429935341">
                      <w:marLeft w:val="0"/>
                      <w:marRight w:val="0"/>
                      <w:marTop w:val="0"/>
                      <w:marBottom w:val="0"/>
                      <w:divBdr>
                        <w:top w:val="none" w:sz="0" w:space="0" w:color="auto"/>
                        <w:left w:val="none" w:sz="0" w:space="0" w:color="auto"/>
                        <w:bottom w:val="none" w:sz="0" w:space="0" w:color="auto"/>
                        <w:right w:val="none" w:sz="0" w:space="0" w:color="auto"/>
                      </w:divBdr>
                      <w:divsChild>
                        <w:div w:id="95370802">
                          <w:marLeft w:val="0"/>
                          <w:marRight w:val="0"/>
                          <w:marTop w:val="0"/>
                          <w:marBottom w:val="0"/>
                          <w:divBdr>
                            <w:top w:val="none" w:sz="0" w:space="0" w:color="auto"/>
                            <w:left w:val="none" w:sz="0" w:space="0" w:color="auto"/>
                            <w:bottom w:val="none" w:sz="0" w:space="0" w:color="auto"/>
                            <w:right w:val="none" w:sz="0" w:space="0" w:color="auto"/>
                          </w:divBdr>
                          <w:divsChild>
                            <w:div w:id="1549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26296833">
      <w:bodyDiv w:val="1"/>
      <w:marLeft w:val="0"/>
      <w:marRight w:val="0"/>
      <w:marTop w:val="0"/>
      <w:marBottom w:val="0"/>
      <w:divBdr>
        <w:top w:val="none" w:sz="0" w:space="0" w:color="auto"/>
        <w:left w:val="none" w:sz="0" w:space="0" w:color="auto"/>
        <w:bottom w:val="none" w:sz="0" w:space="0" w:color="auto"/>
        <w:right w:val="none" w:sz="0" w:space="0" w:color="auto"/>
      </w:divBdr>
    </w:div>
    <w:div w:id="1746142695">
      <w:bodyDiv w:val="1"/>
      <w:marLeft w:val="0"/>
      <w:marRight w:val="0"/>
      <w:marTop w:val="0"/>
      <w:marBottom w:val="0"/>
      <w:divBdr>
        <w:top w:val="none" w:sz="0" w:space="0" w:color="auto"/>
        <w:left w:val="none" w:sz="0" w:space="0" w:color="auto"/>
        <w:bottom w:val="none" w:sz="0" w:space="0" w:color="auto"/>
        <w:right w:val="none" w:sz="0" w:space="0" w:color="auto"/>
      </w:divBdr>
    </w:div>
    <w:div w:id="1748262306">
      <w:bodyDiv w:val="1"/>
      <w:marLeft w:val="0"/>
      <w:marRight w:val="0"/>
      <w:marTop w:val="0"/>
      <w:marBottom w:val="0"/>
      <w:divBdr>
        <w:top w:val="none" w:sz="0" w:space="0" w:color="auto"/>
        <w:left w:val="none" w:sz="0" w:space="0" w:color="auto"/>
        <w:bottom w:val="none" w:sz="0" w:space="0" w:color="auto"/>
        <w:right w:val="none" w:sz="0" w:space="0" w:color="auto"/>
      </w:divBdr>
    </w:div>
    <w:div w:id="1781103928">
      <w:bodyDiv w:val="1"/>
      <w:marLeft w:val="0"/>
      <w:marRight w:val="0"/>
      <w:marTop w:val="0"/>
      <w:marBottom w:val="0"/>
      <w:divBdr>
        <w:top w:val="none" w:sz="0" w:space="0" w:color="auto"/>
        <w:left w:val="none" w:sz="0" w:space="0" w:color="auto"/>
        <w:bottom w:val="none" w:sz="0" w:space="0" w:color="auto"/>
        <w:right w:val="none" w:sz="0" w:space="0" w:color="auto"/>
      </w:divBdr>
    </w:div>
    <w:div w:id="1795253638">
      <w:bodyDiv w:val="1"/>
      <w:marLeft w:val="0"/>
      <w:marRight w:val="0"/>
      <w:marTop w:val="0"/>
      <w:marBottom w:val="0"/>
      <w:divBdr>
        <w:top w:val="none" w:sz="0" w:space="0" w:color="auto"/>
        <w:left w:val="none" w:sz="0" w:space="0" w:color="auto"/>
        <w:bottom w:val="none" w:sz="0" w:space="0" w:color="auto"/>
        <w:right w:val="none" w:sz="0" w:space="0" w:color="auto"/>
      </w:divBdr>
    </w:div>
    <w:div w:id="1837768363">
      <w:bodyDiv w:val="1"/>
      <w:marLeft w:val="0"/>
      <w:marRight w:val="0"/>
      <w:marTop w:val="0"/>
      <w:marBottom w:val="0"/>
      <w:divBdr>
        <w:top w:val="none" w:sz="0" w:space="0" w:color="auto"/>
        <w:left w:val="none" w:sz="0" w:space="0" w:color="auto"/>
        <w:bottom w:val="none" w:sz="0" w:space="0" w:color="auto"/>
        <w:right w:val="none" w:sz="0" w:space="0" w:color="auto"/>
      </w:divBdr>
    </w:div>
    <w:div w:id="1922137158">
      <w:bodyDiv w:val="1"/>
      <w:marLeft w:val="0"/>
      <w:marRight w:val="0"/>
      <w:marTop w:val="0"/>
      <w:marBottom w:val="0"/>
      <w:divBdr>
        <w:top w:val="none" w:sz="0" w:space="0" w:color="auto"/>
        <w:left w:val="none" w:sz="0" w:space="0" w:color="auto"/>
        <w:bottom w:val="none" w:sz="0" w:space="0" w:color="auto"/>
        <w:right w:val="none" w:sz="0" w:space="0" w:color="auto"/>
      </w:divBdr>
    </w:div>
    <w:div w:id="1945185944">
      <w:bodyDiv w:val="1"/>
      <w:marLeft w:val="0"/>
      <w:marRight w:val="0"/>
      <w:marTop w:val="0"/>
      <w:marBottom w:val="0"/>
      <w:divBdr>
        <w:top w:val="none" w:sz="0" w:space="0" w:color="auto"/>
        <w:left w:val="none" w:sz="0" w:space="0" w:color="auto"/>
        <w:bottom w:val="none" w:sz="0" w:space="0" w:color="auto"/>
        <w:right w:val="none" w:sz="0" w:space="0" w:color="auto"/>
      </w:divBdr>
    </w:div>
    <w:div w:id="1996445516">
      <w:bodyDiv w:val="1"/>
      <w:marLeft w:val="0"/>
      <w:marRight w:val="0"/>
      <w:marTop w:val="0"/>
      <w:marBottom w:val="0"/>
      <w:divBdr>
        <w:top w:val="none" w:sz="0" w:space="0" w:color="auto"/>
        <w:left w:val="none" w:sz="0" w:space="0" w:color="auto"/>
        <w:bottom w:val="none" w:sz="0" w:space="0" w:color="auto"/>
        <w:right w:val="none" w:sz="0" w:space="0" w:color="auto"/>
      </w:divBdr>
    </w:div>
    <w:div w:id="2002200653">
      <w:bodyDiv w:val="1"/>
      <w:marLeft w:val="0"/>
      <w:marRight w:val="0"/>
      <w:marTop w:val="0"/>
      <w:marBottom w:val="0"/>
      <w:divBdr>
        <w:top w:val="none" w:sz="0" w:space="0" w:color="auto"/>
        <w:left w:val="none" w:sz="0" w:space="0" w:color="auto"/>
        <w:bottom w:val="none" w:sz="0" w:space="0" w:color="auto"/>
        <w:right w:val="none" w:sz="0" w:space="0" w:color="auto"/>
      </w:divBdr>
    </w:div>
    <w:div w:id="2035493822">
      <w:bodyDiv w:val="1"/>
      <w:marLeft w:val="0"/>
      <w:marRight w:val="0"/>
      <w:marTop w:val="0"/>
      <w:marBottom w:val="0"/>
      <w:divBdr>
        <w:top w:val="none" w:sz="0" w:space="0" w:color="auto"/>
        <w:left w:val="none" w:sz="0" w:space="0" w:color="auto"/>
        <w:bottom w:val="none" w:sz="0" w:space="0" w:color="auto"/>
        <w:right w:val="none" w:sz="0" w:space="0" w:color="auto"/>
      </w:divBdr>
    </w:div>
    <w:div w:id="2039231076">
      <w:bodyDiv w:val="1"/>
      <w:marLeft w:val="0"/>
      <w:marRight w:val="0"/>
      <w:marTop w:val="0"/>
      <w:marBottom w:val="0"/>
      <w:divBdr>
        <w:top w:val="none" w:sz="0" w:space="0" w:color="auto"/>
        <w:left w:val="none" w:sz="0" w:space="0" w:color="auto"/>
        <w:bottom w:val="none" w:sz="0" w:space="0" w:color="auto"/>
        <w:right w:val="none" w:sz="0" w:space="0" w:color="auto"/>
      </w:divBdr>
    </w:div>
    <w:div w:id="2097706235">
      <w:bodyDiv w:val="1"/>
      <w:marLeft w:val="0"/>
      <w:marRight w:val="0"/>
      <w:marTop w:val="0"/>
      <w:marBottom w:val="0"/>
      <w:divBdr>
        <w:top w:val="none" w:sz="0" w:space="0" w:color="auto"/>
        <w:left w:val="none" w:sz="0" w:space="0" w:color="auto"/>
        <w:bottom w:val="none" w:sz="0" w:space="0" w:color="auto"/>
        <w:right w:val="none" w:sz="0" w:space="0" w:color="auto"/>
      </w:divBdr>
      <w:divsChild>
        <w:div w:id="1198657964">
          <w:marLeft w:val="0"/>
          <w:marRight w:val="0"/>
          <w:marTop w:val="0"/>
          <w:marBottom w:val="0"/>
          <w:divBdr>
            <w:top w:val="none" w:sz="0" w:space="0" w:color="auto"/>
            <w:left w:val="none" w:sz="0" w:space="0" w:color="auto"/>
            <w:bottom w:val="none" w:sz="0" w:space="0" w:color="auto"/>
            <w:right w:val="none" w:sz="0" w:space="0" w:color="auto"/>
          </w:divBdr>
          <w:divsChild>
            <w:div w:id="331035276">
              <w:marLeft w:val="0"/>
              <w:marRight w:val="0"/>
              <w:marTop w:val="0"/>
              <w:marBottom w:val="0"/>
              <w:divBdr>
                <w:top w:val="none" w:sz="0" w:space="0" w:color="auto"/>
                <w:left w:val="none" w:sz="0" w:space="0" w:color="auto"/>
                <w:bottom w:val="none" w:sz="0" w:space="0" w:color="auto"/>
                <w:right w:val="none" w:sz="0" w:space="0" w:color="auto"/>
              </w:divBdr>
              <w:divsChild>
                <w:div w:id="225997599">
                  <w:marLeft w:val="0"/>
                  <w:marRight w:val="0"/>
                  <w:marTop w:val="0"/>
                  <w:marBottom w:val="0"/>
                  <w:divBdr>
                    <w:top w:val="none" w:sz="0" w:space="0" w:color="auto"/>
                    <w:left w:val="none" w:sz="0" w:space="0" w:color="auto"/>
                    <w:bottom w:val="none" w:sz="0" w:space="0" w:color="auto"/>
                    <w:right w:val="none" w:sz="0" w:space="0" w:color="auto"/>
                  </w:divBdr>
                  <w:divsChild>
                    <w:div w:id="1761411429">
                      <w:marLeft w:val="0"/>
                      <w:marRight w:val="0"/>
                      <w:marTop w:val="0"/>
                      <w:marBottom w:val="0"/>
                      <w:divBdr>
                        <w:top w:val="none" w:sz="0" w:space="0" w:color="auto"/>
                        <w:left w:val="none" w:sz="0" w:space="0" w:color="auto"/>
                        <w:bottom w:val="none" w:sz="0" w:space="0" w:color="auto"/>
                        <w:right w:val="none" w:sz="0" w:space="0" w:color="auto"/>
                      </w:divBdr>
                      <w:divsChild>
                        <w:div w:id="533612765">
                          <w:marLeft w:val="0"/>
                          <w:marRight w:val="0"/>
                          <w:marTop w:val="0"/>
                          <w:marBottom w:val="0"/>
                          <w:divBdr>
                            <w:top w:val="none" w:sz="0" w:space="0" w:color="auto"/>
                            <w:left w:val="none" w:sz="0" w:space="0" w:color="auto"/>
                            <w:bottom w:val="none" w:sz="0" w:space="0" w:color="auto"/>
                            <w:right w:val="none" w:sz="0" w:space="0" w:color="auto"/>
                          </w:divBdr>
                          <w:divsChild>
                            <w:div w:id="14560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838930">
      <w:bodyDiv w:val="1"/>
      <w:marLeft w:val="0"/>
      <w:marRight w:val="0"/>
      <w:marTop w:val="0"/>
      <w:marBottom w:val="0"/>
      <w:divBdr>
        <w:top w:val="none" w:sz="0" w:space="0" w:color="auto"/>
        <w:left w:val="none" w:sz="0" w:space="0" w:color="auto"/>
        <w:bottom w:val="none" w:sz="0" w:space="0" w:color="auto"/>
        <w:right w:val="none" w:sz="0" w:space="0" w:color="auto"/>
      </w:divBdr>
    </w:div>
    <w:div w:id="213609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ivewire.energy.gov/ds/calstart/vehicle" TargetMode="Externa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livewire.energy.gov/ds/calstart/vehicl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eo3\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Fra21</b:Tag>
    <b:SourceType>Book</b:SourceType>
    <b:Guid>{643412DA-B8F4-4D3F-B138-A5F651E830B2}</b:Guid>
    <b:Author>
      <b:Author>
        <b:NameList>
          <b:Person>
            <b:Last>Chollet</b:Last>
            <b:First>Francois</b:First>
          </b:Person>
        </b:NameList>
      </b:Author>
    </b:Author>
    <b:Title>Deep Learning with Python, Second Edition</b:Title>
    <b:Year>2021</b:Year>
    <b:Publisher>Manning Publications</b:Publisher>
    <b:RefOrder>1</b:RefOrder>
  </b:Source>
  <b:Source>
    <b:Tag>Cha24</b:Tag>
    <b:SourceType>Misc</b:SourceType>
    <b:Guid>{32B56652-5ACD-43FE-810E-54B7059835BA}</b:Guid>
    <b:Title>Improving writing style for technical and academic explanations</b:Title>
    <b:Year>2024</b:Year>
    <b:Publisher>https://chat.openai.com</b:Publisher>
    <b:Author>
      <b:Author>
        <b:NameList>
          <b:Person>
            <b:Last>ChatGPT</b:Last>
          </b:Person>
        </b:NameList>
      </b:Author>
    </b:Author>
    <b:Month>Noverber </b:Month>
    <b:Day>24</b:Day>
    <b:RefOrder>2</b:RefOrder>
  </b:Source>
  <b:Source>
    <b:Tag>ndU23</b:Tag>
    <b:SourceType>InternetSite</b:SourceType>
    <b:Guid>{06827B90-0E26-4B54-8FCE-51C5619AC3AB}</b:Guid>
    <b:Author>
      <b:Author>
        <b:NameList>
          <b:Person>
            <b:Last>Energy</b:Last>
            <b:First>U.S.</b:First>
            <b:Middle>Department of</b:Middle>
          </b:Person>
        </b:NameList>
      </b:Author>
    </b:Author>
    <b:Title>CALSTART vehicle information.</b:Title>
    <b:Year>2023</b:Year>
    <b:URL>https://livewire.energy.gov/ds/calstart/vehicle</b:URL>
    <b:RefOrder>3</b:RefOrder>
  </b:Source>
</b:Sources>
</file>

<file path=customXml/itemProps1.xml><?xml version="1.0" encoding="utf-8"?>
<ds:datastoreItem xmlns:ds="http://schemas.openxmlformats.org/officeDocument/2006/customXml" ds:itemID="{B14CB1D2-B3E3-4715-801B-A760EFC3B6B7}">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Student%20report%20with%20photo</Template>
  <TotalTime>0</TotalTime>
  <Pages>20</Pages>
  <Words>4075</Words>
  <Characters>22336</Characters>
  <Application>Microsoft Office Word</Application>
  <DocSecurity>0</DocSecurity>
  <Lines>421</Lines>
  <Paragraphs>106</Paragraphs>
  <ScaleCrop>false</ScaleCrop>
  <Company/>
  <LinksUpToDate>false</LinksUpToDate>
  <CharactersWithSpaces>26305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C O'Connell</dc:creator>
  <cp:keywords/>
  <dc:description/>
  <cp:lastModifiedBy>Marie C O'Connell</cp:lastModifiedBy>
  <cp:revision>2</cp:revision>
  <dcterms:created xsi:type="dcterms:W3CDTF">2024-11-25T04:18:00Z</dcterms:created>
  <dcterms:modified xsi:type="dcterms:W3CDTF">2024-11-25T04:18:00Z</dcterms:modified>
</cp:coreProperties>
</file>